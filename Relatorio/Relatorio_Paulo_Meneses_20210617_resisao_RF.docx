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DEBC9" w14:textId="77777777" w:rsidR="00A61309" w:rsidRPr="006F73DB" w:rsidRDefault="001A04C3" w:rsidP="00E50E37">
      <w:r w:rsidRPr="00B628C7">
        <w:rPr>
          <w:noProof/>
          <w:lang w:eastAsia="pt-PT"/>
        </w:rPr>
        <w:drawing>
          <wp:anchor distT="0" distB="0" distL="114300" distR="114300" simplePos="0" relativeHeight="251658241" behindDoc="1" locked="0" layoutInCell="1" allowOverlap="1" wp14:anchorId="5AED329B" wp14:editId="58BB4E42">
            <wp:simplePos x="0" y="0"/>
            <wp:positionH relativeFrom="column">
              <wp:posOffset>348615</wp:posOffset>
            </wp:positionH>
            <wp:positionV relativeFrom="paragraph">
              <wp:posOffset>113674</wp:posOffset>
            </wp:positionV>
            <wp:extent cx="1487156" cy="777556"/>
            <wp:effectExtent l="0" t="0" r="0" b="3810"/>
            <wp:wrapTight wrapText="bothSides">
              <wp:wrapPolygon edited="0">
                <wp:start x="0" y="0"/>
                <wp:lineTo x="0" y="21176"/>
                <wp:lineTo x="18546" y="21176"/>
                <wp:lineTo x="19100" y="18000"/>
                <wp:lineTo x="21314" y="17471"/>
                <wp:lineTo x="21314" y="12706"/>
                <wp:lineTo x="21037" y="9000"/>
                <wp:lineTo x="1965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CA-Logo_rgb_v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156" cy="777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8C7"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24B60DAC" wp14:editId="77375533">
            <wp:simplePos x="0" y="0"/>
            <wp:positionH relativeFrom="margin">
              <wp:posOffset>3324225</wp:posOffset>
            </wp:positionH>
            <wp:positionV relativeFrom="page">
              <wp:posOffset>1042670</wp:posOffset>
            </wp:positionV>
            <wp:extent cx="1944355" cy="753626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recortad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55" cy="753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B4979" w14:textId="77777777" w:rsidR="00A61309" w:rsidRPr="006F73DB" w:rsidRDefault="00A61309" w:rsidP="00E50E37"/>
    <w:p w14:paraId="3A0E7D6D" w14:textId="77777777" w:rsidR="00A61309" w:rsidRPr="006F73DB" w:rsidRDefault="00A61309" w:rsidP="00E50E37"/>
    <w:p w14:paraId="58EE899A" w14:textId="77777777" w:rsidR="00A61309" w:rsidRPr="006F73DB" w:rsidRDefault="00A61309" w:rsidP="00E50E37"/>
    <w:p w14:paraId="5221ABF7" w14:textId="77777777" w:rsidR="00A61309" w:rsidRDefault="00A61309" w:rsidP="00E50E37"/>
    <w:p w14:paraId="5137ADA4" w14:textId="6780593D" w:rsidR="001A3B71" w:rsidRDefault="001A3B71" w:rsidP="00E50E37"/>
    <w:p w14:paraId="41EC62CF" w14:textId="24977D63" w:rsidR="00587761" w:rsidRDefault="00587761" w:rsidP="00E50E37"/>
    <w:p w14:paraId="62B1FECD" w14:textId="77777777" w:rsidR="00587761" w:rsidRDefault="00587761" w:rsidP="00E50E37"/>
    <w:p w14:paraId="600D3F39" w14:textId="77777777" w:rsidR="00A61309" w:rsidRPr="00B545D3" w:rsidRDefault="00A61309" w:rsidP="00E50E37">
      <w:pPr>
        <w:jc w:val="center"/>
      </w:pPr>
    </w:p>
    <w:p w14:paraId="6076A34B" w14:textId="77777777" w:rsidR="00587761" w:rsidRPr="00587761" w:rsidRDefault="00587761" w:rsidP="00587761">
      <w:pPr>
        <w:pStyle w:val="Ttulo"/>
      </w:pPr>
      <w:r w:rsidRPr="00587761">
        <w:t xml:space="preserve">Sistema de recolha de dados meteorológicos </w:t>
      </w:r>
    </w:p>
    <w:p w14:paraId="53AB2062" w14:textId="5776318D" w:rsidR="001A04C3" w:rsidRPr="00E50E37" w:rsidRDefault="00587761" w:rsidP="00E50E37">
      <w:pPr>
        <w:pStyle w:val="Autor"/>
      </w:pPr>
      <w:r>
        <w:t>Paulo José Capa Azevedo Meneses</w:t>
      </w:r>
    </w:p>
    <w:p w14:paraId="6706204C" w14:textId="72069AFB" w:rsidR="001A04C3" w:rsidRPr="00B545D3" w:rsidRDefault="001A04C3" w:rsidP="00E50E37">
      <w:pPr>
        <w:pStyle w:val="Autor"/>
      </w:pPr>
      <w:r>
        <w:t xml:space="preserve">Nº </w:t>
      </w:r>
      <w:r w:rsidR="00587761">
        <w:t>17611</w:t>
      </w:r>
      <w:r>
        <w:t xml:space="preserve"> – Regime Pós-laboral</w:t>
      </w:r>
    </w:p>
    <w:p w14:paraId="7111F57F" w14:textId="77777777" w:rsidR="00A61309" w:rsidRPr="006F73DB" w:rsidRDefault="00A61309" w:rsidP="00E50E37"/>
    <w:p w14:paraId="59040CEF" w14:textId="77777777" w:rsidR="001A3B71" w:rsidRDefault="001A3B71" w:rsidP="00E50E37">
      <w:pPr>
        <w:pStyle w:val="Autor"/>
      </w:pPr>
    </w:p>
    <w:p w14:paraId="0B711A26" w14:textId="77777777" w:rsidR="001A04C3" w:rsidRDefault="001A04C3" w:rsidP="00E50E37">
      <w:pPr>
        <w:pStyle w:val="Autor"/>
      </w:pPr>
      <w:r>
        <w:t>Orientação</w:t>
      </w:r>
      <w:r w:rsidRPr="006F73DB">
        <w:t xml:space="preserve"> </w:t>
      </w:r>
    </w:p>
    <w:p w14:paraId="0D04D7CF" w14:textId="22E6DA6B" w:rsidR="001A04C3" w:rsidRPr="006F73DB" w:rsidRDefault="00587761" w:rsidP="00E50E37">
      <w:pPr>
        <w:pStyle w:val="Autor"/>
      </w:pPr>
      <w:r>
        <w:t>Joaquim Silva</w:t>
      </w:r>
    </w:p>
    <w:p w14:paraId="0DD7D5ED" w14:textId="77777777" w:rsidR="00107816" w:rsidRDefault="00107816" w:rsidP="00E50E37"/>
    <w:p w14:paraId="2C36A1A4" w14:textId="77777777" w:rsidR="00B545D3" w:rsidRPr="006F73DB" w:rsidRDefault="00B545D3" w:rsidP="00E50E37">
      <w:pPr>
        <w:pStyle w:val="RodapdaCapa"/>
      </w:pPr>
    </w:p>
    <w:p w14:paraId="46E3E16D" w14:textId="029D7392" w:rsidR="00A61309" w:rsidRPr="006F73DB" w:rsidRDefault="001A04C3" w:rsidP="00E50E37">
      <w:pPr>
        <w:pStyle w:val="RodapdaCapa"/>
      </w:pPr>
      <w:r>
        <w:t>Ano letivo 20</w:t>
      </w:r>
      <w:r w:rsidR="00587761">
        <w:t>20</w:t>
      </w:r>
      <w:r>
        <w:t>/20</w:t>
      </w:r>
      <w:r w:rsidR="00587761">
        <w:t>21</w:t>
      </w:r>
    </w:p>
    <w:p w14:paraId="2F4BEC10" w14:textId="77777777" w:rsidR="006F73DB" w:rsidRDefault="006F73DB" w:rsidP="00E50E37">
      <w:pPr>
        <w:pStyle w:val="RodapdaCapa"/>
      </w:pPr>
    </w:p>
    <w:p w14:paraId="0EABF702" w14:textId="77777777" w:rsidR="001A04C3" w:rsidRDefault="001A04C3" w:rsidP="00E50E37">
      <w:pPr>
        <w:pStyle w:val="RodapdaCapa"/>
      </w:pPr>
    </w:p>
    <w:p w14:paraId="762FCF5B" w14:textId="77777777" w:rsidR="001A04C3" w:rsidRPr="001A04C3" w:rsidRDefault="001A04C3" w:rsidP="00E50E37">
      <w:pPr>
        <w:pStyle w:val="RodapdaCapa"/>
      </w:pPr>
      <w:r w:rsidRPr="001A04C3">
        <w:t>Licenciatura em Engenharia de Sistemas Informáticos</w:t>
      </w:r>
    </w:p>
    <w:p w14:paraId="2332C8C7" w14:textId="77777777" w:rsidR="001A04C3" w:rsidRPr="001A04C3" w:rsidRDefault="001A04C3" w:rsidP="00E50E37">
      <w:pPr>
        <w:pStyle w:val="RodapdaCapa"/>
      </w:pPr>
      <w:r w:rsidRPr="001A04C3">
        <w:t>Escola Superior de Tecnologia</w:t>
      </w:r>
    </w:p>
    <w:p w14:paraId="6E4D315D" w14:textId="77777777" w:rsidR="00FC30E3" w:rsidRPr="006F73DB" w:rsidRDefault="001A04C3" w:rsidP="00E50E37">
      <w:pPr>
        <w:pStyle w:val="RodapdaCapa"/>
      </w:pPr>
      <w:r w:rsidRPr="001A04C3">
        <w:t>Instituto Politécnico do Cávado e do Ave</w:t>
      </w:r>
    </w:p>
    <w:p w14:paraId="226BAA08" w14:textId="77777777" w:rsidR="00DC0777" w:rsidRDefault="00DC0777" w:rsidP="00E50E37">
      <w:pPr>
        <w:sectPr w:rsidR="00DC0777" w:rsidSect="00DC0777">
          <w:footerReference w:type="even" r:id="rId13"/>
          <w:footerReference w:type="default" r:id="rId14"/>
          <w:footerReference w:type="first" r:id="rId15"/>
          <w:pgSz w:w="11906" w:h="16838"/>
          <w:pgMar w:top="1418" w:right="1134" w:bottom="1134" w:left="1701" w:header="709" w:footer="709" w:gutter="0"/>
          <w:pgNumType w:fmt="upperRoman"/>
          <w:cols w:space="708"/>
          <w:titlePg/>
          <w:docGrid w:linePitch="360"/>
        </w:sectPr>
      </w:pPr>
    </w:p>
    <w:p w14:paraId="1766C874" w14:textId="77777777" w:rsidR="00FC30E3" w:rsidRPr="006F73DB" w:rsidRDefault="00FC30E3" w:rsidP="00E50E37"/>
    <w:p w14:paraId="5D24D1EC" w14:textId="77777777" w:rsidR="001A04C3" w:rsidRDefault="001A04C3" w:rsidP="00E50E37"/>
    <w:p w14:paraId="68962505" w14:textId="77777777" w:rsidR="001A04C3" w:rsidRDefault="001A04C3" w:rsidP="00E50E37"/>
    <w:p w14:paraId="63172C4C" w14:textId="77777777" w:rsidR="001A04C3" w:rsidRDefault="001A04C3" w:rsidP="00E50E37"/>
    <w:p w14:paraId="0B0B46A4" w14:textId="77777777" w:rsidR="001A04C3" w:rsidRDefault="001A04C3" w:rsidP="00E50E37"/>
    <w:p w14:paraId="4AA1ABB0" w14:textId="77777777" w:rsidR="001A04C3" w:rsidRDefault="001A04C3" w:rsidP="00E50E37"/>
    <w:p w14:paraId="37445BED" w14:textId="77777777" w:rsidR="001A04C3" w:rsidRDefault="001A04C3" w:rsidP="00E50E37"/>
    <w:p w14:paraId="54875688" w14:textId="77777777" w:rsidR="001A04C3" w:rsidRDefault="001A04C3" w:rsidP="00E50E37"/>
    <w:p w14:paraId="670F8B87" w14:textId="77777777" w:rsidR="001A04C3" w:rsidRDefault="001A04C3" w:rsidP="00E50E37"/>
    <w:p w14:paraId="5A689800" w14:textId="77777777" w:rsidR="001A04C3" w:rsidRDefault="001A04C3" w:rsidP="00E50E37"/>
    <w:p w14:paraId="799C2FA8" w14:textId="77777777" w:rsidR="001A04C3" w:rsidRDefault="001A04C3" w:rsidP="00E50E37"/>
    <w:p w14:paraId="77DD434D" w14:textId="77777777" w:rsidR="001A04C3" w:rsidRDefault="001A04C3" w:rsidP="00E50E37"/>
    <w:p w14:paraId="7E6BEA2A" w14:textId="77777777" w:rsidR="001A04C3" w:rsidRPr="00E50E37" w:rsidRDefault="001A04C3" w:rsidP="00E50E37">
      <w:pPr>
        <w:rPr>
          <w:b/>
        </w:rPr>
      </w:pPr>
      <w:r w:rsidRPr="00E50E37">
        <w:rPr>
          <w:b/>
        </w:rPr>
        <w:t>Identificação do Aluno</w:t>
      </w:r>
    </w:p>
    <w:p w14:paraId="0D033D94" w14:textId="6C01516C" w:rsidR="001A04C3" w:rsidRDefault="00587761" w:rsidP="00E50E37">
      <w:r>
        <w:t>Paulo José Capa Azevedo Meneses</w:t>
      </w:r>
    </w:p>
    <w:p w14:paraId="505E1508" w14:textId="3842B323" w:rsidR="001A04C3" w:rsidRPr="001A04C3" w:rsidRDefault="001A04C3" w:rsidP="00E50E37">
      <w:r>
        <w:t>Aluno número</w:t>
      </w:r>
      <w:r w:rsidR="00587761">
        <w:t xml:space="preserve"> 17611</w:t>
      </w:r>
      <w:r w:rsidRPr="001A04C3">
        <w:t>, regime pós-laboral</w:t>
      </w:r>
    </w:p>
    <w:p w14:paraId="4459AB93" w14:textId="77777777" w:rsidR="001A04C3" w:rsidRPr="001A04C3" w:rsidRDefault="001A04C3" w:rsidP="00E50E37">
      <w:r w:rsidRPr="001A04C3">
        <w:t>Licenciatura em Engenharia de Sistemas Informáticos</w:t>
      </w:r>
    </w:p>
    <w:p w14:paraId="3F17EDCF" w14:textId="77777777" w:rsidR="001A04C3" w:rsidRPr="001A04C3" w:rsidRDefault="001A04C3" w:rsidP="00E50E37"/>
    <w:p w14:paraId="140AFC03" w14:textId="77777777" w:rsidR="001A04C3" w:rsidRPr="00E50E37" w:rsidRDefault="001A04C3" w:rsidP="00E50E37">
      <w:pPr>
        <w:rPr>
          <w:b/>
        </w:rPr>
      </w:pPr>
      <w:r w:rsidRPr="00E50E37">
        <w:rPr>
          <w:b/>
        </w:rPr>
        <w:t>Orientação</w:t>
      </w:r>
    </w:p>
    <w:p w14:paraId="0472C274" w14:textId="74AF8837" w:rsidR="001A04C3" w:rsidRDefault="00587761" w:rsidP="00E50E37">
      <w:r>
        <w:t>Joaquim Silva</w:t>
      </w:r>
    </w:p>
    <w:p w14:paraId="63367E8A" w14:textId="4F0F42BF" w:rsidR="001A04C3" w:rsidRDefault="00587761" w:rsidP="00E50E37">
      <w:r>
        <w:t>Professor</w:t>
      </w:r>
    </w:p>
    <w:p w14:paraId="45087888" w14:textId="77777777" w:rsidR="00587761" w:rsidRPr="001A04C3" w:rsidRDefault="00587761" w:rsidP="00E50E37"/>
    <w:p w14:paraId="3CA16B6B" w14:textId="32A3AB76" w:rsidR="001A04C3" w:rsidRPr="001A04C3" w:rsidRDefault="001A04C3" w:rsidP="00E50E37">
      <w:r w:rsidRPr="001A04C3">
        <w:rPr>
          <w:b/>
        </w:rPr>
        <w:t>Informação sobre o Estágio</w:t>
      </w:r>
    </w:p>
    <w:p w14:paraId="17A2C84E" w14:textId="23FD1D2A" w:rsidR="001A04C3" w:rsidDel="008C4CBC" w:rsidRDefault="008C4CBC" w:rsidP="00E50E37">
      <w:pPr>
        <w:rPr>
          <w:del w:id="0" w:author="Ricardo Ferreira" w:date="2021-06-18T15:08:00Z"/>
        </w:rPr>
      </w:pPr>
      <w:proofErr w:type="spellStart"/>
      <w:ins w:id="1" w:author="Ricardo Ferreira" w:date="2021-06-18T15:08:00Z">
        <w:r w:rsidRPr="008C4CBC">
          <w:t>Phosphorland</w:t>
        </w:r>
        <w:proofErr w:type="spellEnd"/>
        <w:r w:rsidRPr="008C4CBC">
          <w:t xml:space="preserve"> - Consultoria Agrícola, </w:t>
        </w:r>
        <w:proofErr w:type="spellStart"/>
        <w:r w:rsidRPr="008C4CBC">
          <w:t>Lda</w:t>
        </w:r>
      </w:ins>
      <w:proofErr w:type="spellEnd"/>
      <w:del w:id="2" w:author="Ricardo Ferreira" w:date="2021-06-18T15:08:00Z">
        <w:r w:rsidR="00624E25" w:rsidDel="008C4CBC">
          <w:delText>Phosphorland</w:delText>
        </w:r>
      </w:del>
    </w:p>
    <w:p w14:paraId="4054A0D6" w14:textId="77777777" w:rsidR="008C4CBC" w:rsidRPr="001A04C3" w:rsidRDefault="008C4CBC" w:rsidP="00E50E37">
      <w:pPr>
        <w:rPr>
          <w:ins w:id="3" w:author="Ricardo Ferreira" w:date="2021-06-18T15:08:00Z"/>
        </w:rPr>
      </w:pPr>
    </w:p>
    <w:p w14:paraId="5AEB2968" w14:textId="66DFA502" w:rsidR="001A04C3" w:rsidRPr="001A04C3" w:rsidRDefault="00624E25" w:rsidP="00E50E37">
      <w:r>
        <w:t>Rua do Conhecimento nº10, 4730-575</w:t>
      </w:r>
    </w:p>
    <w:p w14:paraId="0AA06927" w14:textId="691A4BF9" w:rsidR="00FC30E3" w:rsidRDefault="001A04C3" w:rsidP="00E50E37">
      <w:r w:rsidRPr="001A04C3">
        <w:t xml:space="preserve">Orientação </w:t>
      </w:r>
      <w:r w:rsidR="003E06B4">
        <w:t>de</w:t>
      </w:r>
      <w:r w:rsidR="00624E25">
        <w:t xml:space="preserve"> Ricardo Ferreira</w:t>
      </w:r>
    </w:p>
    <w:p w14:paraId="46EEC600" w14:textId="77777777" w:rsidR="00FC30E3" w:rsidRDefault="00FC30E3" w:rsidP="00E50E37"/>
    <w:p w14:paraId="512EB6C1" w14:textId="77777777" w:rsidR="00A723E9" w:rsidRDefault="00A723E9" w:rsidP="00E50E37">
      <w:pPr>
        <w:sectPr w:rsidR="00A723E9" w:rsidSect="00A723E9">
          <w:footerReference w:type="default" r:id="rId16"/>
          <w:type w:val="oddPage"/>
          <w:pgSz w:w="11906" w:h="16838"/>
          <w:pgMar w:top="1418" w:right="1134" w:bottom="1134" w:left="1701" w:header="709" w:footer="709" w:gutter="0"/>
          <w:pgNumType w:fmt="upperRoman" w:start="1"/>
          <w:cols w:space="708"/>
          <w:docGrid w:linePitch="360"/>
        </w:sectPr>
      </w:pPr>
    </w:p>
    <w:p w14:paraId="0825F244" w14:textId="77777777" w:rsidR="00A723E9" w:rsidRDefault="00A723E9" w:rsidP="00E50E37"/>
    <w:p w14:paraId="32CBE09D" w14:textId="77777777" w:rsidR="00A723E9" w:rsidRDefault="00A723E9" w:rsidP="00E50E37"/>
    <w:p w14:paraId="5274AC91" w14:textId="77777777" w:rsidR="00E50E37" w:rsidRDefault="00E50E37" w:rsidP="00E50E37"/>
    <w:p w14:paraId="610D2618" w14:textId="77777777" w:rsidR="00E50E37" w:rsidRPr="006F73DB" w:rsidRDefault="00E50E37" w:rsidP="001B44DD">
      <w:pPr>
        <w:tabs>
          <w:tab w:val="left" w:pos="1205"/>
        </w:tabs>
      </w:pPr>
    </w:p>
    <w:p w14:paraId="507B4461" w14:textId="77777777" w:rsidR="003B53FF" w:rsidRPr="001B44DD" w:rsidRDefault="003B53FF" w:rsidP="001B44DD">
      <w:pPr>
        <w:pStyle w:val="TituloNoNumerado"/>
      </w:pPr>
      <w:r w:rsidRPr="001B44DD">
        <w:t>RESUMO</w:t>
      </w:r>
    </w:p>
    <w:p w14:paraId="23FB1907" w14:textId="77777777" w:rsidR="003B53FF" w:rsidRPr="006F73DB" w:rsidRDefault="003B53FF" w:rsidP="00E50E37"/>
    <w:p w14:paraId="7F73F17D" w14:textId="44627B43" w:rsidR="00A723E9" w:rsidRPr="006F73DB" w:rsidRDefault="00624E25" w:rsidP="00E50E37">
      <w:r w:rsidRPr="00624E25">
        <w:t xml:space="preserve">Este projeto </w:t>
      </w:r>
      <w:r w:rsidR="00AC5BC6">
        <w:t xml:space="preserve">teve como objetivo o desenvolvimento </w:t>
      </w:r>
      <w:r w:rsidR="00806CC6">
        <w:t xml:space="preserve">de </w:t>
      </w:r>
      <w:r w:rsidR="00806CC6" w:rsidRPr="00624E25">
        <w:t>um</w:t>
      </w:r>
      <w:r w:rsidRPr="00624E25">
        <w:t xml:space="preserve"> sistema de recolha de dados </w:t>
      </w:r>
      <w:r w:rsidR="00AC5BC6">
        <w:t xml:space="preserve">meteorológicos através </w:t>
      </w:r>
      <w:r w:rsidRPr="00624E25">
        <w:t xml:space="preserve">de estações meteorológicas com o objetivo da </w:t>
      </w:r>
      <w:r w:rsidR="00AC5BC6">
        <w:t xml:space="preserve">sua </w:t>
      </w:r>
      <w:r w:rsidRPr="00624E25">
        <w:t>disponibilização pela internet a</w:t>
      </w:r>
      <w:r w:rsidR="00AC5BC6">
        <w:t>os</w:t>
      </w:r>
      <w:r w:rsidRPr="00624E25">
        <w:t xml:space="preserve"> utilizadores, para auxiliar </w:t>
      </w:r>
      <w:r w:rsidR="00AC5BC6">
        <w:t xml:space="preserve">nas </w:t>
      </w:r>
      <w:r w:rsidRPr="00624E25">
        <w:t xml:space="preserve">decisões </w:t>
      </w:r>
      <w:r w:rsidR="00AC5BC6">
        <w:t>d</w:t>
      </w:r>
      <w:r w:rsidRPr="00624E25">
        <w:t>a produção agrícola.</w:t>
      </w:r>
      <w:r w:rsidR="00D72930">
        <w:t xml:space="preserve"> Na fase inicial foi efetuada uma pesquisa </w:t>
      </w:r>
      <w:r w:rsidR="001D36D5">
        <w:t>sobre</w:t>
      </w:r>
      <w:r w:rsidR="00D72930">
        <w:t xml:space="preserve"> </w:t>
      </w:r>
      <w:r w:rsidR="001D36D5">
        <w:t xml:space="preserve">as </w:t>
      </w:r>
      <w:r w:rsidR="00D72930">
        <w:t>estações meteorológicas</w:t>
      </w:r>
      <w:r w:rsidR="001D36D5">
        <w:t xml:space="preserve">, </w:t>
      </w:r>
      <w:r w:rsidR="00D72930">
        <w:t xml:space="preserve">as suas formas de comunicação </w:t>
      </w:r>
      <w:r w:rsidR="001D36D5">
        <w:t>de</w:t>
      </w:r>
      <w:r w:rsidR="00D72930">
        <w:t xml:space="preserve"> dados </w:t>
      </w:r>
      <w:r w:rsidR="001D36D5">
        <w:t>e</w:t>
      </w:r>
      <w:r w:rsidR="00D72930">
        <w:t xml:space="preserve"> </w:t>
      </w:r>
      <w:r w:rsidR="001D36D5">
        <w:t xml:space="preserve">os </w:t>
      </w:r>
      <w:r w:rsidR="00D72930">
        <w:t xml:space="preserve">sistemas </w:t>
      </w:r>
      <w:r w:rsidR="001D36D5">
        <w:t>semelhantes</w:t>
      </w:r>
      <w:r w:rsidR="00D72930">
        <w:t xml:space="preserve">. </w:t>
      </w:r>
      <w:r w:rsidR="00B9206D">
        <w:t>Na fase seguinte</w:t>
      </w:r>
      <w:r w:rsidR="001D36D5">
        <w:t>,</w:t>
      </w:r>
      <w:r w:rsidR="00B9206D">
        <w:t xml:space="preserve"> </w:t>
      </w:r>
      <w:r w:rsidR="00D72930">
        <w:t xml:space="preserve">foram definidos </w:t>
      </w:r>
      <w:r w:rsidR="001D36D5">
        <w:t>os</w:t>
      </w:r>
      <w:r w:rsidR="00D72930">
        <w:t xml:space="preserve"> requisitos e projetad</w:t>
      </w:r>
      <w:r w:rsidR="001D36D5">
        <w:t>a</w:t>
      </w:r>
      <w:r w:rsidR="00D72930">
        <w:t xml:space="preserve"> a arquitetura do sistema. </w:t>
      </w:r>
      <w:r w:rsidR="001D36D5">
        <w:t>Pa</w:t>
      </w:r>
      <w:r w:rsidR="00D72930">
        <w:t>rtindo da arquitetura do sistema, foi desenvolvido um modelo para a base dados</w:t>
      </w:r>
      <w:ins w:id="4" w:author="Ricardo Ferreira" w:date="2021-06-18T15:09:00Z">
        <w:r w:rsidR="008C4CBC">
          <w:t xml:space="preserve">, um </w:t>
        </w:r>
        <w:proofErr w:type="spellStart"/>
        <w:r w:rsidR="008C4CBC" w:rsidRPr="008C4CBC">
          <w:rPr>
            <w:i/>
            <w:iCs/>
            <w:rPrChange w:id="5" w:author="Ricardo Ferreira" w:date="2021-06-18T15:10:00Z">
              <w:rPr/>
            </w:rPrChange>
          </w:rPr>
          <w:t>backend</w:t>
        </w:r>
        <w:proofErr w:type="spellEnd"/>
        <w:r w:rsidR="008C4CBC">
          <w:t xml:space="preserve"> e um</w:t>
        </w:r>
      </w:ins>
      <w:ins w:id="6" w:author="Ricardo Ferreira" w:date="2021-06-18T15:10:00Z">
        <w:r w:rsidR="008C4CBC">
          <w:t xml:space="preserve"> </w:t>
        </w:r>
        <w:proofErr w:type="spellStart"/>
        <w:r w:rsidR="008C4CBC" w:rsidRPr="008C4CBC">
          <w:rPr>
            <w:i/>
            <w:iCs/>
            <w:rPrChange w:id="7" w:author="Ricardo Ferreira" w:date="2021-06-18T15:10:00Z">
              <w:rPr/>
            </w:rPrChange>
          </w:rPr>
          <w:t>frontend</w:t>
        </w:r>
      </w:ins>
      <w:proofErr w:type="spellEnd"/>
      <w:r w:rsidR="00B9206D">
        <w:t xml:space="preserve">. </w:t>
      </w:r>
      <w:r w:rsidR="001D36D5">
        <w:t>E</w:t>
      </w:r>
      <w:r w:rsidR="00B9206D">
        <w:t>ste projeto resultou n</w:t>
      </w:r>
      <w:ins w:id="8" w:author="Ricardo Ferreira" w:date="2021-06-18T15:10:00Z">
        <w:r w:rsidR="008C4CBC">
          <w:t>a</w:t>
        </w:r>
      </w:ins>
      <w:del w:id="9" w:author="Ricardo Ferreira" w:date="2021-06-18T15:10:00Z">
        <w:r w:rsidR="00B9206D" w:rsidDel="008C4CBC">
          <w:delText>o</w:delText>
        </w:r>
      </w:del>
      <w:r w:rsidRPr="00624E25">
        <w:t xml:space="preserve"> </w:t>
      </w:r>
      <w:del w:id="10" w:author="Ricardo Ferreira" w:date="2021-06-18T15:10:00Z">
        <w:r w:rsidRPr="00624E25" w:rsidDel="008C4CBC">
          <w:delText xml:space="preserve">desenvolvimento </w:delText>
        </w:r>
      </w:del>
      <w:ins w:id="11" w:author="Ricardo Ferreira" w:date="2021-06-18T15:10:00Z">
        <w:r w:rsidR="008C4CBC">
          <w:t>implementação</w:t>
        </w:r>
        <w:r w:rsidR="008C4CBC" w:rsidRPr="00624E25">
          <w:t xml:space="preserve"> </w:t>
        </w:r>
      </w:ins>
      <w:r w:rsidRPr="00624E25">
        <w:t xml:space="preserve">de uma base de dados e </w:t>
      </w:r>
      <w:r w:rsidR="001D36D5">
        <w:t xml:space="preserve">de </w:t>
      </w:r>
      <w:r w:rsidRPr="00624E25">
        <w:t xml:space="preserve">uma </w:t>
      </w:r>
      <w:proofErr w:type="spellStart"/>
      <w:r w:rsidR="005D0C59" w:rsidRPr="00E50B7A">
        <w:rPr>
          <w:i/>
          <w:iCs/>
        </w:rPr>
        <w:t>Application</w:t>
      </w:r>
      <w:proofErr w:type="spellEnd"/>
      <w:r w:rsidR="005D0C59" w:rsidRPr="00E50B7A">
        <w:rPr>
          <w:i/>
          <w:iCs/>
        </w:rPr>
        <w:t xml:space="preserve"> </w:t>
      </w:r>
      <w:proofErr w:type="spellStart"/>
      <w:r w:rsidR="005D0C59" w:rsidRPr="00E50B7A">
        <w:rPr>
          <w:i/>
          <w:iCs/>
        </w:rPr>
        <w:t>Programming</w:t>
      </w:r>
      <w:proofErr w:type="spellEnd"/>
      <w:r w:rsidR="005D0C59" w:rsidRPr="00E50B7A">
        <w:rPr>
          <w:i/>
          <w:iCs/>
        </w:rPr>
        <w:t xml:space="preserve"> Interface</w:t>
      </w:r>
      <w:r w:rsidR="001D36D5">
        <w:rPr>
          <w:i/>
          <w:iCs/>
        </w:rPr>
        <w:t>,</w:t>
      </w:r>
      <w:r w:rsidR="001D36D5">
        <w:t xml:space="preserve"> desenvolvida </w:t>
      </w:r>
      <w:r w:rsidRPr="00624E25">
        <w:t>em .Net Core</w:t>
      </w:r>
      <w:r w:rsidR="001D36D5">
        <w:t>,</w:t>
      </w:r>
      <w:r w:rsidRPr="00624E25">
        <w:t xml:space="preserve"> para realizar a recolha e armazenamento na base de dados e a posterior disponibilização dos dados num website desenvolvido</w:t>
      </w:r>
      <w:r w:rsidR="00B9206D">
        <w:t xml:space="preserve"> na </w:t>
      </w:r>
      <w:proofErr w:type="spellStart"/>
      <w:r w:rsidR="00B9206D" w:rsidRPr="00E50B7A">
        <w:rPr>
          <w:i/>
          <w:iCs/>
        </w:rPr>
        <w:t>framework</w:t>
      </w:r>
      <w:proofErr w:type="spellEnd"/>
      <w:r w:rsidR="00B9206D">
        <w:t xml:space="preserve"> </w:t>
      </w:r>
      <w:proofErr w:type="spellStart"/>
      <w:r w:rsidRPr="00624E25">
        <w:t>Bootstrap</w:t>
      </w:r>
      <w:proofErr w:type="spellEnd"/>
      <w:ins w:id="12" w:author="Ricardo Ferreira" w:date="2021-06-18T15:17:00Z">
        <w:r w:rsidR="001504D0">
          <w:t xml:space="preserve"> e </w:t>
        </w:r>
        <w:proofErr w:type="spellStart"/>
        <w:r w:rsidR="001504D0">
          <w:t>J</w:t>
        </w:r>
      </w:ins>
      <w:ins w:id="13" w:author="Ricardo Ferreira" w:date="2021-06-18T15:18:00Z">
        <w:r w:rsidR="001504D0">
          <w:t>Q</w:t>
        </w:r>
      </w:ins>
      <w:ins w:id="14" w:author="Ricardo Ferreira" w:date="2021-06-18T15:17:00Z">
        <w:r w:rsidR="001504D0">
          <w:t>uery</w:t>
        </w:r>
      </w:ins>
      <w:proofErr w:type="spellEnd"/>
      <w:r w:rsidRPr="00624E25">
        <w:t>.</w:t>
      </w:r>
    </w:p>
    <w:p w14:paraId="3C84E79C" w14:textId="77777777" w:rsidR="00027A42" w:rsidRDefault="00027A42" w:rsidP="00E50E37"/>
    <w:p w14:paraId="4C44B70B" w14:textId="77777777" w:rsidR="00AC5BC6" w:rsidRPr="006F73DB" w:rsidRDefault="00AC5BC6" w:rsidP="00E50E37"/>
    <w:p w14:paraId="22EA1D3C" w14:textId="77777777" w:rsidR="00A723E9" w:rsidRDefault="00A723E9" w:rsidP="00E50E37">
      <w:pPr>
        <w:sectPr w:rsidR="00A723E9" w:rsidSect="00A723E9">
          <w:type w:val="oddPage"/>
          <w:pgSz w:w="11906" w:h="16838"/>
          <w:pgMar w:top="1418" w:right="1134" w:bottom="1134" w:left="1701" w:header="709" w:footer="709" w:gutter="0"/>
          <w:pgNumType w:fmt="upperRoman"/>
          <w:cols w:space="708"/>
          <w:docGrid w:linePitch="360"/>
        </w:sectPr>
      </w:pPr>
    </w:p>
    <w:p w14:paraId="0A705912" w14:textId="77777777" w:rsidR="00E50E37" w:rsidRDefault="00E50E37" w:rsidP="00E50E37"/>
    <w:p w14:paraId="1315CBF4" w14:textId="77777777" w:rsidR="00E50E37" w:rsidRDefault="00E50E37" w:rsidP="00E50E37"/>
    <w:p w14:paraId="463DFCE6" w14:textId="77777777" w:rsidR="00A723E9" w:rsidRDefault="00A723E9" w:rsidP="00E50E37"/>
    <w:p w14:paraId="531BD24E" w14:textId="77777777" w:rsidR="00E50E37" w:rsidRDefault="00E50E37" w:rsidP="00E50E37"/>
    <w:p w14:paraId="6D5FD080" w14:textId="77777777" w:rsidR="003B53FF" w:rsidRPr="00757124" w:rsidRDefault="003B53FF" w:rsidP="001B44DD">
      <w:pPr>
        <w:pStyle w:val="TituloNoNumerado"/>
        <w:rPr>
          <w:lang w:val="en-US"/>
        </w:rPr>
      </w:pPr>
      <w:r w:rsidRPr="00757124">
        <w:rPr>
          <w:lang w:val="en-US"/>
        </w:rPr>
        <w:t>ABSTRACT</w:t>
      </w:r>
    </w:p>
    <w:p w14:paraId="0FCEBA5C" w14:textId="77777777" w:rsidR="003B53FF" w:rsidRPr="00757124" w:rsidRDefault="003B53FF" w:rsidP="00E50E37">
      <w:pPr>
        <w:rPr>
          <w:lang w:val="en-US"/>
        </w:rPr>
      </w:pPr>
    </w:p>
    <w:p w14:paraId="778BD33E" w14:textId="67702542" w:rsidR="00A723E9" w:rsidRPr="00E50B7A" w:rsidRDefault="005D0C59" w:rsidP="00E50E37">
      <w:pPr>
        <w:rPr>
          <w:lang w:val="en-US"/>
        </w:rPr>
      </w:pPr>
      <w:r w:rsidRPr="00027A42">
        <w:rPr>
          <w:lang w:val="en-US"/>
        </w:rPr>
        <w:t xml:space="preserve">This project aimed to develop a system for collecting meteorological data through meteorological stations with the objective of making it available over the Internet to users, to assist </w:t>
      </w:r>
      <w:r w:rsidR="001D36D5">
        <w:rPr>
          <w:lang w:val="en-US"/>
        </w:rPr>
        <w:t xml:space="preserve">them </w:t>
      </w:r>
      <w:r w:rsidRPr="00027A42">
        <w:rPr>
          <w:lang w:val="en-US"/>
        </w:rPr>
        <w:t xml:space="preserve">in the decisions of agricultural production. </w:t>
      </w:r>
      <w:r w:rsidRPr="00E50B7A">
        <w:rPr>
          <w:lang w:val="en-US"/>
        </w:rPr>
        <w:t xml:space="preserve">In the initial phase, </w:t>
      </w:r>
      <w:r w:rsidR="001D36D5">
        <w:rPr>
          <w:lang w:val="en-US"/>
        </w:rPr>
        <w:t>it was</w:t>
      </w:r>
      <w:r w:rsidR="001D36D5" w:rsidRPr="00E50B7A">
        <w:rPr>
          <w:lang w:val="en-US"/>
        </w:rPr>
        <w:t xml:space="preserve"> carried </w:t>
      </w:r>
      <w:r w:rsidR="001D36D5">
        <w:rPr>
          <w:lang w:val="en-US"/>
        </w:rPr>
        <w:t xml:space="preserve">out </w:t>
      </w:r>
      <w:r w:rsidRPr="00E50B7A">
        <w:rPr>
          <w:lang w:val="en-US"/>
        </w:rPr>
        <w:t xml:space="preserve">a search </w:t>
      </w:r>
      <w:r w:rsidR="001D36D5">
        <w:rPr>
          <w:lang w:val="en-US"/>
        </w:rPr>
        <w:t>about</w:t>
      </w:r>
      <w:r w:rsidRPr="00E50B7A">
        <w:rPr>
          <w:lang w:val="en-US"/>
        </w:rPr>
        <w:t xml:space="preserve"> weather stations</w:t>
      </w:r>
      <w:r w:rsidR="001D36D5">
        <w:rPr>
          <w:lang w:val="en-US"/>
        </w:rPr>
        <w:t xml:space="preserve">, </w:t>
      </w:r>
      <w:r w:rsidRPr="00E50B7A">
        <w:rPr>
          <w:lang w:val="en-US"/>
        </w:rPr>
        <w:t xml:space="preserve">their forms of </w:t>
      </w:r>
      <w:r w:rsidR="001D36D5">
        <w:rPr>
          <w:lang w:val="en-US"/>
        </w:rPr>
        <w:t xml:space="preserve">data </w:t>
      </w:r>
      <w:r w:rsidRPr="00E50B7A">
        <w:rPr>
          <w:lang w:val="en-US"/>
        </w:rPr>
        <w:t>communication and similar systems</w:t>
      </w:r>
      <w:r w:rsidR="001D36D5">
        <w:rPr>
          <w:lang w:val="en-US"/>
        </w:rPr>
        <w:t xml:space="preserve"> implementations</w:t>
      </w:r>
      <w:r w:rsidRPr="00E50B7A">
        <w:rPr>
          <w:lang w:val="en-US"/>
        </w:rPr>
        <w:t>. In the next phase</w:t>
      </w:r>
      <w:r w:rsidR="001D36D5">
        <w:rPr>
          <w:lang w:val="en-US"/>
        </w:rPr>
        <w:t xml:space="preserve">, the </w:t>
      </w:r>
      <w:r w:rsidRPr="00E50B7A">
        <w:rPr>
          <w:lang w:val="en-US"/>
        </w:rPr>
        <w:t xml:space="preserve">requirements were </w:t>
      </w:r>
      <w:r w:rsidR="006F5C44" w:rsidRPr="00E50B7A">
        <w:rPr>
          <w:lang w:val="en-US"/>
        </w:rPr>
        <w:t>defined,</w:t>
      </w:r>
      <w:r w:rsidRPr="00E50B7A">
        <w:rPr>
          <w:lang w:val="en-US"/>
        </w:rPr>
        <w:t xml:space="preserve"> and the system architecture was designed. </w:t>
      </w:r>
      <w:ins w:id="15" w:author="Ricardo Ferreira" w:date="2021-06-18T15:12:00Z">
        <w:r w:rsidR="008C4CBC" w:rsidRPr="008C4CBC">
          <w:rPr>
            <w:lang w:val="en-US"/>
          </w:rPr>
          <w:t>Starting from the system architecture, a model for the database, a backend and a frontend was developed</w:t>
        </w:r>
      </w:ins>
      <w:del w:id="16" w:author="Ricardo Ferreira" w:date="2021-06-18T15:12:00Z">
        <w:r w:rsidR="001D36D5" w:rsidDel="008C4CBC">
          <w:rPr>
            <w:lang w:val="en-US"/>
          </w:rPr>
          <w:delText>Based on</w:delText>
        </w:r>
        <w:r w:rsidRPr="00E50B7A" w:rsidDel="008C4CBC">
          <w:rPr>
            <w:lang w:val="en-US"/>
          </w:rPr>
          <w:delText xml:space="preserve"> the system architecture, a model was developed for the database</w:delText>
        </w:r>
      </w:del>
      <w:r w:rsidRPr="00E50B7A">
        <w:rPr>
          <w:lang w:val="en-US"/>
        </w:rPr>
        <w:t xml:space="preserve">. </w:t>
      </w:r>
      <w:r w:rsidRPr="00027A42">
        <w:rPr>
          <w:lang w:val="en-US"/>
        </w:rPr>
        <w:t xml:space="preserve">Therefore, this project resulted in the </w:t>
      </w:r>
      <w:del w:id="17" w:author="Ricardo Ferreira" w:date="2021-06-18T15:11:00Z">
        <w:r w:rsidRPr="00027A42" w:rsidDel="008C4CBC">
          <w:rPr>
            <w:lang w:val="en-US"/>
          </w:rPr>
          <w:delText xml:space="preserve">development </w:delText>
        </w:r>
      </w:del>
      <w:ins w:id="18" w:author="Ricardo Ferreira" w:date="2021-06-18T15:11:00Z">
        <w:r w:rsidR="008C4CBC">
          <w:rPr>
            <w:lang w:val="en-US"/>
          </w:rPr>
          <w:t>implementation</w:t>
        </w:r>
        <w:r w:rsidR="008C4CBC" w:rsidRPr="00027A42">
          <w:rPr>
            <w:lang w:val="en-US"/>
          </w:rPr>
          <w:t xml:space="preserve"> </w:t>
        </w:r>
      </w:ins>
      <w:r w:rsidRPr="00027A42">
        <w:rPr>
          <w:lang w:val="en-US"/>
        </w:rPr>
        <w:t xml:space="preserve">of a database and an </w:t>
      </w:r>
      <w:r w:rsidRPr="00E50B7A">
        <w:rPr>
          <w:lang w:val="en-US"/>
        </w:rPr>
        <w:t>Application Programming Interface</w:t>
      </w:r>
      <w:r w:rsidR="001D36D5">
        <w:rPr>
          <w:lang w:val="en-US"/>
        </w:rPr>
        <w:t>, implemented</w:t>
      </w:r>
      <w:r w:rsidRPr="00E50B7A">
        <w:rPr>
          <w:lang w:val="en-US"/>
        </w:rPr>
        <w:t xml:space="preserve"> </w:t>
      </w:r>
      <w:r w:rsidRPr="00027A42">
        <w:rPr>
          <w:lang w:val="en-US"/>
        </w:rPr>
        <w:t>in .Net Core</w:t>
      </w:r>
      <w:r w:rsidR="001D36D5">
        <w:rPr>
          <w:lang w:val="en-US"/>
        </w:rPr>
        <w:t>,</w:t>
      </w:r>
      <w:r w:rsidRPr="00027A42">
        <w:rPr>
          <w:lang w:val="en-US"/>
        </w:rPr>
        <w:t xml:space="preserve"> to perform the </w:t>
      </w:r>
      <w:r w:rsidR="006F5C44">
        <w:rPr>
          <w:lang w:val="en-US"/>
        </w:rPr>
        <w:t xml:space="preserve">data </w:t>
      </w:r>
      <w:r w:rsidRPr="00027A42">
        <w:rPr>
          <w:lang w:val="en-US"/>
        </w:rPr>
        <w:t>collection and storage in the database, and the subsequent availability of the data in a we</w:t>
      </w:r>
      <w:r w:rsidRPr="008231DD">
        <w:rPr>
          <w:lang w:val="en-US"/>
        </w:rPr>
        <w:t xml:space="preserve">bsite developed </w:t>
      </w:r>
      <w:r w:rsidR="006F5C44">
        <w:rPr>
          <w:lang w:val="en-US"/>
        </w:rPr>
        <w:t>using</w:t>
      </w:r>
      <w:r w:rsidRPr="008231DD">
        <w:rPr>
          <w:lang w:val="en-US"/>
        </w:rPr>
        <w:t xml:space="preserve"> the Bootstrap</w:t>
      </w:r>
      <w:ins w:id="19" w:author="Ricardo Ferreira" w:date="2021-06-18T15:18:00Z">
        <w:r w:rsidR="001504D0">
          <w:rPr>
            <w:lang w:val="en-US"/>
          </w:rPr>
          <w:t xml:space="preserve"> and </w:t>
        </w:r>
        <w:proofErr w:type="spellStart"/>
        <w:r w:rsidR="001504D0">
          <w:t>JQuery</w:t>
        </w:r>
      </w:ins>
      <w:proofErr w:type="spellEnd"/>
      <w:r w:rsidRPr="008231DD">
        <w:rPr>
          <w:lang w:val="en-US"/>
        </w:rPr>
        <w:t xml:space="preserve"> framework.</w:t>
      </w:r>
    </w:p>
    <w:p w14:paraId="4A33F074" w14:textId="04385438" w:rsidR="00A723E9" w:rsidRDefault="00A723E9" w:rsidP="00E50E37">
      <w:pPr>
        <w:rPr>
          <w:lang w:val="en-US"/>
        </w:rPr>
      </w:pPr>
    </w:p>
    <w:p w14:paraId="60744E87" w14:textId="77777777" w:rsidR="00027A42" w:rsidRPr="00EC4B7C" w:rsidRDefault="00027A42" w:rsidP="00E50E37">
      <w:pPr>
        <w:rPr>
          <w:lang w:val="en-US"/>
        </w:rPr>
      </w:pPr>
    </w:p>
    <w:p w14:paraId="1B326184" w14:textId="77777777" w:rsidR="00A723E9" w:rsidRPr="00EC4B7C" w:rsidRDefault="00A723E9" w:rsidP="007157FC">
      <w:pPr>
        <w:ind w:firstLine="0"/>
        <w:rPr>
          <w:lang w:val="en-US"/>
        </w:rPr>
        <w:sectPr w:rsidR="00A723E9" w:rsidRPr="00EC4B7C" w:rsidSect="00A723E9">
          <w:type w:val="oddPage"/>
          <w:pgSz w:w="11906" w:h="16838"/>
          <w:pgMar w:top="1418" w:right="1134" w:bottom="1134" w:left="1701" w:header="709" w:footer="709" w:gutter="0"/>
          <w:pgNumType w:fmt="upperRoman"/>
          <w:cols w:space="708"/>
          <w:docGrid w:linePitch="360"/>
        </w:sectPr>
      </w:pPr>
    </w:p>
    <w:p w14:paraId="20094CCA" w14:textId="77777777" w:rsidR="00A723E9" w:rsidRPr="00757124" w:rsidRDefault="00A723E9" w:rsidP="00E50E37">
      <w:pPr>
        <w:rPr>
          <w:lang w:val="en-US"/>
        </w:rPr>
      </w:pPr>
    </w:p>
    <w:p w14:paraId="1FD3B335" w14:textId="77777777" w:rsidR="008D0FCC" w:rsidRPr="00757124" w:rsidRDefault="008D0FCC" w:rsidP="00E50E37">
      <w:pPr>
        <w:rPr>
          <w:lang w:val="en-US"/>
        </w:rPr>
      </w:pPr>
    </w:p>
    <w:p w14:paraId="178EB938" w14:textId="77777777" w:rsidR="00B545D3" w:rsidRPr="006F73DB" w:rsidRDefault="003B53FF" w:rsidP="001B44DD">
      <w:pPr>
        <w:pStyle w:val="TituloNoNumerado"/>
      </w:pPr>
      <w:r>
        <w:t>ÍNDICE</w:t>
      </w:r>
    </w:p>
    <w:sdt>
      <w:sdtPr>
        <w:rPr>
          <w:b w:val="0"/>
          <w:sz w:val="24"/>
          <w:szCs w:val="24"/>
        </w:rPr>
        <w:id w:val="-15849888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9645F53" w14:textId="77777777" w:rsidR="003B53FF" w:rsidRPr="002C77A8" w:rsidRDefault="003B53FF" w:rsidP="006D40B4">
          <w:pPr>
            <w:pStyle w:val="Ttulo1"/>
            <w:numPr>
              <w:ilvl w:val="0"/>
              <w:numId w:val="0"/>
            </w:numPr>
            <w:ind w:left="360"/>
            <w:rPr>
              <w:sz w:val="2"/>
              <w:szCs w:val="2"/>
            </w:rPr>
          </w:pPr>
        </w:p>
        <w:p w14:paraId="707D9263" w14:textId="361872D9" w:rsidR="00784DF4" w:rsidRDefault="003B53FF">
          <w:pPr>
            <w:pStyle w:val="ndice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r w:rsidRPr="00E34661">
            <w:fldChar w:fldCharType="begin"/>
          </w:r>
          <w:r w:rsidRPr="00E34661">
            <w:instrText xml:space="preserve"> TOC \o "1-5" \h \z \u </w:instrText>
          </w:r>
          <w:r w:rsidRPr="00E34661">
            <w:fldChar w:fldCharType="separate"/>
          </w:r>
          <w:hyperlink w:anchor="_Toc74902345" w:history="1">
            <w:r w:rsidR="00784DF4" w:rsidRPr="00C54EA4">
              <w:rPr>
                <w:rStyle w:val="Hiperligao"/>
                <w:noProof/>
              </w:rPr>
              <w:t>1.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Introdução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_Toc74902345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1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1C65DA7A" w14:textId="2FF7D8BF" w:rsidR="00784DF4" w:rsidRDefault="007A662F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46" w:history="1">
            <w:r w:rsidR="00784DF4" w:rsidRPr="00C54EA4">
              <w:rPr>
                <w:rStyle w:val="Hiperligao"/>
                <w:noProof/>
              </w:rPr>
              <w:t>1.1.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Objetivos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_Toc74902346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2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0A7B2D33" w14:textId="44D15F38" w:rsidR="00784DF4" w:rsidRDefault="007A662F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47" w:history="1">
            <w:r w:rsidR="00784DF4" w:rsidRPr="00C54EA4">
              <w:rPr>
                <w:rStyle w:val="Hiperligao"/>
                <w:noProof/>
              </w:rPr>
              <w:t>1.2.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Contexto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_Toc74902347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2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3281BDD1" w14:textId="589FF68D" w:rsidR="00784DF4" w:rsidRDefault="007A662F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48" w:history="1">
            <w:r w:rsidR="00784DF4" w:rsidRPr="00C54EA4">
              <w:rPr>
                <w:rStyle w:val="Hiperligao"/>
                <w:noProof/>
              </w:rPr>
              <w:t>1.3.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Estrutura do documento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_Toc74902348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3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365BCEEC" w14:textId="30EC92A9" w:rsidR="00784DF4" w:rsidRDefault="007A662F">
          <w:pPr>
            <w:pStyle w:val="ndice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49" w:history="1">
            <w:r w:rsidR="00784DF4" w:rsidRPr="00C54EA4">
              <w:rPr>
                <w:rStyle w:val="Hiperligao"/>
                <w:noProof/>
              </w:rPr>
              <w:t>2.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Estudo e definição dos requisitos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_Toc74902349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5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7B1DFEF6" w14:textId="781EA5DD" w:rsidR="00784DF4" w:rsidRDefault="007A662F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0" w:history="1">
            <w:r w:rsidR="00784DF4" w:rsidRPr="00C54EA4">
              <w:rPr>
                <w:rStyle w:val="Hiperligao"/>
                <w:noProof/>
              </w:rPr>
              <w:t>2.1.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O que são dados meteorológicos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_Toc74902350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5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48CB0B4B" w14:textId="0A58BBE5" w:rsidR="00784DF4" w:rsidRDefault="007A662F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1" w:history="1">
            <w:r w:rsidR="00784DF4" w:rsidRPr="00C54EA4">
              <w:rPr>
                <w:rStyle w:val="Hiperligao"/>
                <w:noProof/>
              </w:rPr>
              <w:t>2.2.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Soluções existentes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_Toc74902351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5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307D13B0" w14:textId="1CE39467" w:rsidR="00784DF4" w:rsidRDefault="007A662F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2" w:history="1">
            <w:r w:rsidR="00784DF4" w:rsidRPr="00C54EA4">
              <w:rPr>
                <w:rStyle w:val="Hiperligao"/>
                <w:noProof/>
              </w:rPr>
              <w:t>2.3.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Requisitos funcionais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_Toc74902352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6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49691FCD" w14:textId="679B0F90" w:rsidR="00784DF4" w:rsidRDefault="007A662F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3" w:history="1">
            <w:r w:rsidR="00784DF4" w:rsidRPr="00C54EA4">
              <w:rPr>
                <w:rStyle w:val="Hiperligao"/>
                <w:noProof/>
              </w:rPr>
              <w:t>2.4.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Requisitos não-funcionais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_Toc74902353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7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60F5E5A5" w14:textId="043905D1" w:rsidR="00784DF4" w:rsidRDefault="007A662F">
          <w:pPr>
            <w:pStyle w:val="ndice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4" w:history="1">
            <w:r w:rsidR="00784DF4" w:rsidRPr="00C54EA4">
              <w:rPr>
                <w:rStyle w:val="Hiperligao"/>
                <w:noProof/>
              </w:rPr>
              <w:t>3.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Desenvolvimento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_Toc74902354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11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5477D38A" w14:textId="2152A0EA" w:rsidR="00784DF4" w:rsidRDefault="007A662F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5" w:history="1">
            <w:r w:rsidR="00784DF4" w:rsidRPr="00C54EA4">
              <w:rPr>
                <w:rStyle w:val="Hiperligao"/>
                <w:noProof/>
              </w:rPr>
              <w:t>3.1.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Arquitetura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_Toc74902355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11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13FB44DB" w14:textId="5FAC1162" w:rsidR="00784DF4" w:rsidRDefault="007A662F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6" w:history="1">
            <w:r w:rsidR="00784DF4" w:rsidRPr="00C54EA4">
              <w:rPr>
                <w:rStyle w:val="Hiperligao"/>
                <w:noProof/>
              </w:rPr>
              <w:t>3.2.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Principais etapas de desenvolvimento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_Toc74902356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12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298D325E" w14:textId="4E4546C7" w:rsidR="00784DF4" w:rsidRDefault="007A662F">
          <w:pPr>
            <w:pStyle w:val="ndice3"/>
            <w:tabs>
              <w:tab w:val="left" w:pos="196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7" w:history="1">
            <w:r w:rsidR="00784DF4" w:rsidRPr="00C54EA4">
              <w:rPr>
                <w:rStyle w:val="Hiperligao"/>
                <w:noProof/>
              </w:rPr>
              <w:t>3.2.1.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Criação da base de dados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_Toc74902357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12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28D20B74" w14:textId="25B58311" w:rsidR="00784DF4" w:rsidRDefault="007A662F">
          <w:pPr>
            <w:pStyle w:val="ndice3"/>
            <w:tabs>
              <w:tab w:val="left" w:pos="196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8" w:history="1">
            <w:r w:rsidR="00784DF4" w:rsidRPr="00C54EA4">
              <w:rPr>
                <w:rStyle w:val="Hiperligao"/>
                <w:noProof/>
              </w:rPr>
              <w:t>3.2.2.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Estrutura da API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_Toc74902358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14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1D0E29AC" w14:textId="4E7E20BC" w:rsidR="00784DF4" w:rsidRDefault="007A662F">
          <w:pPr>
            <w:pStyle w:val="ndice3"/>
            <w:tabs>
              <w:tab w:val="left" w:pos="196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59" w:history="1">
            <w:r w:rsidR="00784DF4" w:rsidRPr="00C54EA4">
              <w:rPr>
                <w:rStyle w:val="Hiperligao"/>
                <w:noProof/>
              </w:rPr>
              <w:t>3.2.3.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 xml:space="preserve">Exemplo de um </w:t>
            </w:r>
            <w:r w:rsidR="00784DF4" w:rsidRPr="00C54EA4">
              <w:rPr>
                <w:rStyle w:val="Hiperligao"/>
                <w:i/>
                <w:iCs/>
                <w:noProof/>
              </w:rPr>
              <w:t>endpoint</w:t>
            </w:r>
            <w:r w:rsidR="00784DF4" w:rsidRPr="00C54EA4">
              <w:rPr>
                <w:rStyle w:val="Hiperligao"/>
                <w:noProof/>
              </w:rPr>
              <w:t xml:space="preserve"> da API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_Toc74902359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16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43617EBB" w14:textId="2B27EAD8" w:rsidR="00784DF4" w:rsidRDefault="007A662F">
          <w:pPr>
            <w:pStyle w:val="ndice3"/>
            <w:tabs>
              <w:tab w:val="left" w:pos="196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60" w:history="1">
            <w:r w:rsidR="00784DF4" w:rsidRPr="00C54EA4">
              <w:rPr>
                <w:rStyle w:val="Hiperligao"/>
                <w:noProof/>
              </w:rPr>
              <w:t>3.2.4.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Página web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_Toc74902360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17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0E479E35" w14:textId="27071AE6" w:rsidR="00784DF4" w:rsidRDefault="007A662F">
          <w:pPr>
            <w:pStyle w:val="ndice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61" w:history="1">
            <w:r w:rsidR="00784DF4" w:rsidRPr="00C54EA4">
              <w:rPr>
                <w:rStyle w:val="Hiperligao"/>
                <w:noProof/>
              </w:rPr>
              <w:t>4.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Análise dos resultados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_Toc74902361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19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6C8D1BA9" w14:textId="2AFC6A34" w:rsidR="00784DF4" w:rsidRDefault="007A662F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62" w:history="1">
            <w:r w:rsidR="00784DF4" w:rsidRPr="00C54EA4">
              <w:rPr>
                <w:rStyle w:val="Hiperligao"/>
                <w:noProof/>
              </w:rPr>
              <w:t>4.1.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i/>
                <w:iCs/>
                <w:noProof/>
              </w:rPr>
              <w:t>Endpoints</w:t>
            </w:r>
            <w:r w:rsidR="00784DF4" w:rsidRPr="00C54EA4">
              <w:rPr>
                <w:rStyle w:val="Hiperligao"/>
                <w:noProof/>
              </w:rPr>
              <w:t xml:space="preserve"> disponíveis na API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_Toc74902362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19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7C6B1C60" w14:textId="73CEF449" w:rsidR="00784DF4" w:rsidRDefault="007A662F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63" w:history="1">
            <w:r w:rsidR="00784DF4" w:rsidRPr="00C54EA4">
              <w:rPr>
                <w:rStyle w:val="Hiperligao"/>
                <w:noProof/>
              </w:rPr>
              <w:t>4.2.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Página web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_Toc74902363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21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342C83FD" w14:textId="4A494E42" w:rsidR="00784DF4" w:rsidRDefault="007A662F">
          <w:pPr>
            <w:pStyle w:val="ndice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64" w:history="1">
            <w:r w:rsidR="00784DF4" w:rsidRPr="00C54EA4">
              <w:rPr>
                <w:rStyle w:val="Hiperligao"/>
                <w:noProof/>
              </w:rPr>
              <w:t>4.3.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Principais dificuldades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_Toc74902364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24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2AD05727" w14:textId="316D67E1" w:rsidR="00784DF4" w:rsidRDefault="007A662F">
          <w:pPr>
            <w:pStyle w:val="ndice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65" w:history="1">
            <w:r w:rsidR="00784DF4" w:rsidRPr="00C54EA4">
              <w:rPr>
                <w:rStyle w:val="Hiperligao"/>
                <w:noProof/>
              </w:rPr>
              <w:t>5.</w:t>
            </w:r>
            <w:r w:rsidR="00784D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784DF4" w:rsidRPr="00C54EA4">
              <w:rPr>
                <w:rStyle w:val="Hiperligao"/>
                <w:noProof/>
              </w:rPr>
              <w:t>Conclusão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_Toc74902365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27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15AC4FA2" w14:textId="66D31344" w:rsidR="00784DF4" w:rsidRDefault="007A662F">
          <w:pPr>
            <w:pStyle w:val="ndice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74902366" w:history="1">
            <w:r w:rsidR="00784DF4" w:rsidRPr="00C54EA4">
              <w:rPr>
                <w:rStyle w:val="Hiperligao"/>
                <w:noProof/>
              </w:rPr>
              <w:t>Bibliografia</w:t>
            </w:r>
            <w:r w:rsidR="00784DF4">
              <w:rPr>
                <w:noProof/>
                <w:webHidden/>
              </w:rPr>
              <w:tab/>
            </w:r>
            <w:r w:rsidR="00784DF4">
              <w:rPr>
                <w:noProof/>
                <w:webHidden/>
              </w:rPr>
              <w:fldChar w:fldCharType="begin"/>
            </w:r>
            <w:r w:rsidR="00784DF4">
              <w:rPr>
                <w:noProof/>
                <w:webHidden/>
              </w:rPr>
              <w:instrText xml:space="preserve"> PAGEREF _Toc74902366 \h </w:instrText>
            </w:r>
            <w:r w:rsidR="00784DF4">
              <w:rPr>
                <w:noProof/>
                <w:webHidden/>
              </w:rPr>
            </w:r>
            <w:r w:rsidR="00784DF4">
              <w:rPr>
                <w:noProof/>
                <w:webHidden/>
              </w:rPr>
              <w:fldChar w:fldCharType="separate"/>
            </w:r>
            <w:r w:rsidR="00784DF4">
              <w:rPr>
                <w:noProof/>
                <w:webHidden/>
              </w:rPr>
              <w:t>XXVIII</w:t>
            </w:r>
            <w:r w:rsidR="00784DF4">
              <w:rPr>
                <w:noProof/>
                <w:webHidden/>
              </w:rPr>
              <w:fldChar w:fldCharType="end"/>
            </w:r>
          </w:hyperlink>
        </w:p>
        <w:p w14:paraId="0E2A3C50" w14:textId="0E77B2E0" w:rsidR="005D1639" w:rsidRPr="006F73DB" w:rsidRDefault="003B53FF" w:rsidP="004562BE">
          <w:r w:rsidRPr="00E34661">
            <w:fldChar w:fldCharType="end"/>
          </w:r>
        </w:p>
      </w:sdtContent>
    </w:sdt>
    <w:p w14:paraId="321B445D" w14:textId="719D06AB" w:rsidR="008D0FCC" w:rsidRPr="006F73DB" w:rsidRDefault="004562BE" w:rsidP="004562BE">
      <w:pPr>
        <w:ind w:firstLine="0"/>
      </w:pPr>
      <w:r>
        <w:tab/>
      </w:r>
    </w:p>
    <w:p w14:paraId="5B1A5FE0" w14:textId="77777777" w:rsidR="002C77A8" w:rsidRDefault="002C77A8">
      <w:pPr>
        <w:spacing w:after="200" w:line="276" w:lineRule="auto"/>
        <w:ind w:firstLine="0"/>
        <w:jc w:val="left"/>
      </w:pPr>
      <w:r>
        <w:lastRenderedPageBreak/>
        <w:br w:type="page"/>
      </w:r>
    </w:p>
    <w:p w14:paraId="1DDD0824" w14:textId="77777777" w:rsidR="008D0FCC" w:rsidRPr="006F73DB" w:rsidRDefault="008D0FCC" w:rsidP="00E50E37"/>
    <w:p w14:paraId="438E18E8" w14:textId="77777777" w:rsidR="008D0FCC" w:rsidRPr="006F73DB" w:rsidRDefault="008D0FCC" w:rsidP="00E50E37"/>
    <w:p w14:paraId="3D5E4F3A" w14:textId="77777777" w:rsidR="00073081" w:rsidRPr="003B53FF" w:rsidRDefault="00E50E37" w:rsidP="001B44DD">
      <w:pPr>
        <w:pStyle w:val="TituloNoNumerado"/>
      </w:pPr>
      <w:r>
        <w:t>ÍNDICE DE FIGURAS</w:t>
      </w:r>
    </w:p>
    <w:p w14:paraId="661240D4" w14:textId="77777777" w:rsidR="00DD042D" w:rsidRPr="006F73DB" w:rsidRDefault="00DD042D" w:rsidP="00E50E37"/>
    <w:p w14:paraId="205842C0" w14:textId="06A75BB8" w:rsidR="00784DF4" w:rsidRDefault="0003698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E34661">
        <w:fldChar w:fldCharType="begin"/>
      </w:r>
      <w:r w:rsidRPr="00E34661">
        <w:instrText xml:space="preserve"> TOC \h \z \c "Figura" </w:instrText>
      </w:r>
      <w:r w:rsidRPr="00E34661">
        <w:fldChar w:fldCharType="separate"/>
      </w:r>
      <w:hyperlink r:id="rId17" w:anchor="_Toc74902367" w:history="1">
        <w:r w:rsidR="00784DF4" w:rsidRPr="005E506E">
          <w:rPr>
            <w:rStyle w:val="Hiperligao"/>
            <w:noProof/>
          </w:rPr>
          <w:t>Figura 1: Estação meteorológica automática.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_Toc74902367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784DF4">
          <w:rPr>
            <w:noProof/>
            <w:webHidden/>
          </w:rPr>
          <w:t>2</w:t>
        </w:r>
        <w:r w:rsidR="00784DF4">
          <w:rPr>
            <w:noProof/>
            <w:webHidden/>
          </w:rPr>
          <w:fldChar w:fldCharType="end"/>
        </w:r>
      </w:hyperlink>
    </w:p>
    <w:p w14:paraId="75058475" w14:textId="0042460F" w:rsidR="00784DF4" w:rsidRDefault="007A662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18" w:anchor="_Toc74902368" w:history="1">
        <w:r w:rsidR="00784DF4" w:rsidRPr="005E506E">
          <w:rPr>
            <w:rStyle w:val="Hiperligao"/>
            <w:noProof/>
          </w:rPr>
          <w:t>Figura 2: Arquitetura do sistema.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_Toc74902368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784DF4">
          <w:rPr>
            <w:noProof/>
            <w:webHidden/>
          </w:rPr>
          <w:t>11</w:t>
        </w:r>
        <w:r w:rsidR="00784DF4">
          <w:rPr>
            <w:noProof/>
            <w:webHidden/>
          </w:rPr>
          <w:fldChar w:fldCharType="end"/>
        </w:r>
      </w:hyperlink>
    </w:p>
    <w:p w14:paraId="6FB76BFF" w14:textId="6DB0385B" w:rsidR="00784DF4" w:rsidRDefault="007A662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19" w:anchor="_Toc74902369" w:history="1">
        <w:r w:rsidR="00784DF4" w:rsidRPr="005E506E">
          <w:rPr>
            <w:rStyle w:val="Hiperligao"/>
            <w:noProof/>
          </w:rPr>
          <w:t>Figura 3: Diagrama de base de dados.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_Toc74902369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784DF4">
          <w:rPr>
            <w:noProof/>
            <w:webHidden/>
          </w:rPr>
          <w:t>13</w:t>
        </w:r>
        <w:r w:rsidR="00784DF4">
          <w:rPr>
            <w:noProof/>
            <w:webHidden/>
          </w:rPr>
          <w:fldChar w:fldCharType="end"/>
        </w:r>
      </w:hyperlink>
    </w:p>
    <w:p w14:paraId="6AB6FA43" w14:textId="31200AED" w:rsidR="00784DF4" w:rsidRDefault="007A662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0" w:anchor="_Toc74902370" w:history="1">
        <w:r w:rsidR="00784DF4" w:rsidRPr="005E506E">
          <w:rPr>
            <w:rStyle w:val="Hiperligao"/>
            <w:noProof/>
          </w:rPr>
          <w:t>Figura 4: Endpoints de retorno de dados.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_Toc74902370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784DF4">
          <w:rPr>
            <w:noProof/>
            <w:webHidden/>
          </w:rPr>
          <w:t>20</w:t>
        </w:r>
        <w:r w:rsidR="00784DF4">
          <w:rPr>
            <w:noProof/>
            <w:webHidden/>
          </w:rPr>
          <w:fldChar w:fldCharType="end"/>
        </w:r>
      </w:hyperlink>
    </w:p>
    <w:p w14:paraId="08ABDA73" w14:textId="198325A8" w:rsidR="00784DF4" w:rsidRDefault="007A662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1" w:anchor="_Toc74902371" w:history="1">
        <w:r w:rsidR="00784DF4" w:rsidRPr="005E506E">
          <w:rPr>
            <w:rStyle w:val="Hiperligao"/>
            <w:noProof/>
          </w:rPr>
          <w:t>Figura 5: Endpoints de receção de dados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_Toc74902371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784DF4">
          <w:rPr>
            <w:noProof/>
            <w:webHidden/>
          </w:rPr>
          <w:t>20</w:t>
        </w:r>
        <w:r w:rsidR="00784DF4">
          <w:rPr>
            <w:noProof/>
            <w:webHidden/>
          </w:rPr>
          <w:fldChar w:fldCharType="end"/>
        </w:r>
      </w:hyperlink>
    </w:p>
    <w:p w14:paraId="43E815CA" w14:textId="08F86D21" w:rsidR="00784DF4" w:rsidRDefault="007A662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2" w:anchor="_Toc74902372" w:history="1">
        <w:r w:rsidR="00784DF4" w:rsidRPr="005E506E">
          <w:rPr>
            <w:rStyle w:val="Hiperligao"/>
            <w:noProof/>
          </w:rPr>
          <w:t>Figura 6: Propriedades da estação.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_Toc74902372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784DF4">
          <w:rPr>
            <w:noProof/>
            <w:webHidden/>
          </w:rPr>
          <w:t>21</w:t>
        </w:r>
        <w:r w:rsidR="00784DF4">
          <w:rPr>
            <w:noProof/>
            <w:webHidden/>
          </w:rPr>
          <w:fldChar w:fldCharType="end"/>
        </w:r>
      </w:hyperlink>
    </w:p>
    <w:p w14:paraId="3998C013" w14:textId="05223F4E" w:rsidR="00784DF4" w:rsidRDefault="007A662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3" w:anchor="_Toc74902373" w:history="1">
        <w:r w:rsidR="00784DF4" w:rsidRPr="005E506E">
          <w:rPr>
            <w:rStyle w:val="Hiperligao"/>
            <w:noProof/>
          </w:rPr>
          <w:t>Figura 7: Dados atuais da estação.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_Toc74902373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784DF4">
          <w:rPr>
            <w:noProof/>
            <w:webHidden/>
          </w:rPr>
          <w:t>21</w:t>
        </w:r>
        <w:r w:rsidR="00784DF4">
          <w:rPr>
            <w:noProof/>
            <w:webHidden/>
          </w:rPr>
          <w:fldChar w:fldCharType="end"/>
        </w:r>
      </w:hyperlink>
    </w:p>
    <w:p w14:paraId="340D5CA3" w14:textId="4AA16C8D" w:rsidR="00784DF4" w:rsidRDefault="007A662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4" w:anchor="_Toc74902374" w:history="1">
        <w:r w:rsidR="00784DF4" w:rsidRPr="005E506E">
          <w:rPr>
            <w:rStyle w:val="Hiperligao"/>
            <w:noProof/>
          </w:rPr>
          <w:t>Figura 8: Quadro de sumário de dados.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_Toc74902374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784DF4">
          <w:rPr>
            <w:noProof/>
            <w:webHidden/>
          </w:rPr>
          <w:t>22</w:t>
        </w:r>
        <w:r w:rsidR="00784DF4">
          <w:rPr>
            <w:noProof/>
            <w:webHidden/>
          </w:rPr>
          <w:fldChar w:fldCharType="end"/>
        </w:r>
      </w:hyperlink>
    </w:p>
    <w:p w14:paraId="7FA7BAD8" w14:textId="52C5BF78" w:rsidR="00784DF4" w:rsidRDefault="007A662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5" w:anchor="_Toc74902375" w:history="1">
        <w:r w:rsidR="00784DF4" w:rsidRPr="005E506E">
          <w:rPr>
            <w:rStyle w:val="Hiperligao"/>
            <w:noProof/>
          </w:rPr>
          <w:t>Figura 9: Gráfico de temperatura e ponto de orvalho.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_Toc74902375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784DF4">
          <w:rPr>
            <w:noProof/>
            <w:webHidden/>
          </w:rPr>
          <w:t>22</w:t>
        </w:r>
        <w:r w:rsidR="00784DF4">
          <w:rPr>
            <w:noProof/>
            <w:webHidden/>
          </w:rPr>
          <w:fldChar w:fldCharType="end"/>
        </w:r>
      </w:hyperlink>
    </w:p>
    <w:p w14:paraId="60B7E44E" w14:textId="3386263E" w:rsidR="00784DF4" w:rsidRDefault="007A662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6" w:anchor="_Toc74902376" w:history="1">
        <w:r w:rsidR="00784DF4" w:rsidRPr="005E506E">
          <w:rPr>
            <w:rStyle w:val="Hiperligao"/>
            <w:noProof/>
          </w:rPr>
          <w:t>Figura 10: Rosa dos ventos.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_Toc74902376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784DF4">
          <w:rPr>
            <w:noProof/>
            <w:webHidden/>
          </w:rPr>
          <w:t>23</w:t>
        </w:r>
        <w:r w:rsidR="00784DF4">
          <w:rPr>
            <w:noProof/>
            <w:webHidden/>
          </w:rPr>
          <w:fldChar w:fldCharType="end"/>
        </w:r>
      </w:hyperlink>
    </w:p>
    <w:p w14:paraId="09BE7DA6" w14:textId="1F228FA6" w:rsidR="00784DF4" w:rsidRDefault="007A662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r:id="rId27" w:anchor="_Toc74902377" w:history="1">
        <w:r w:rsidR="00784DF4" w:rsidRPr="005E506E">
          <w:rPr>
            <w:rStyle w:val="Hiperligao"/>
            <w:noProof/>
          </w:rPr>
          <w:t>Figura 11: Tabela de dados.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_Toc74902377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784DF4">
          <w:rPr>
            <w:noProof/>
            <w:webHidden/>
          </w:rPr>
          <w:t>24</w:t>
        </w:r>
        <w:r w:rsidR="00784DF4">
          <w:rPr>
            <w:noProof/>
            <w:webHidden/>
          </w:rPr>
          <w:fldChar w:fldCharType="end"/>
        </w:r>
      </w:hyperlink>
    </w:p>
    <w:p w14:paraId="3C973487" w14:textId="6BE6FFB3" w:rsidR="00DD042D" w:rsidRPr="006F73DB" w:rsidRDefault="00036986" w:rsidP="00E50E37">
      <w:r w:rsidRPr="00E34661">
        <w:fldChar w:fldCharType="end"/>
      </w:r>
    </w:p>
    <w:p w14:paraId="0FC6E81B" w14:textId="77777777" w:rsidR="00DD042D" w:rsidRPr="006F73DB" w:rsidRDefault="00DD042D" w:rsidP="00E50E37"/>
    <w:p w14:paraId="1B3E5676" w14:textId="0F95F92A" w:rsidR="003B53FF" w:rsidRDefault="00581BD5" w:rsidP="00581BD5">
      <w:pPr>
        <w:ind w:firstLine="0"/>
      </w:pPr>
      <w:r>
        <w:tab/>
      </w:r>
    </w:p>
    <w:p w14:paraId="4187B121" w14:textId="77777777" w:rsidR="00A723E9" w:rsidRDefault="00A723E9">
      <w:pPr>
        <w:spacing w:after="200" w:line="276" w:lineRule="auto"/>
        <w:ind w:firstLine="0"/>
        <w:jc w:val="left"/>
        <w:rPr>
          <w:b/>
          <w:sz w:val="28"/>
          <w:szCs w:val="26"/>
        </w:rPr>
      </w:pPr>
      <w:r>
        <w:rPr>
          <w:sz w:val="28"/>
        </w:rPr>
        <w:br w:type="page"/>
      </w:r>
    </w:p>
    <w:p w14:paraId="0DA304AD" w14:textId="77777777" w:rsidR="00A723E9" w:rsidRDefault="00A723E9" w:rsidP="00A723E9">
      <w:pPr>
        <w:pStyle w:val="TituloNoNumerado"/>
        <w:jc w:val="both"/>
        <w:rPr>
          <w:sz w:val="28"/>
        </w:rPr>
      </w:pPr>
    </w:p>
    <w:p w14:paraId="41F7117A" w14:textId="77777777" w:rsidR="00A723E9" w:rsidRDefault="00A723E9" w:rsidP="00A723E9">
      <w:pPr>
        <w:pStyle w:val="TituloNoNumerado"/>
        <w:jc w:val="both"/>
        <w:rPr>
          <w:sz w:val="28"/>
        </w:rPr>
      </w:pPr>
    </w:p>
    <w:p w14:paraId="3E664ABD" w14:textId="77777777" w:rsidR="003B53FF" w:rsidRPr="003B53FF" w:rsidRDefault="00E50E37" w:rsidP="00A723E9">
      <w:pPr>
        <w:pStyle w:val="TituloNoNumerado"/>
        <w:jc w:val="both"/>
      </w:pPr>
      <w:r>
        <w:t>ÍNDICE DE TABELAS</w:t>
      </w:r>
    </w:p>
    <w:p w14:paraId="754E1132" w14:textId="77777777" w:rsidR="001B44DD" w:rsidRDefault="001B44DD" w:rsidP="00E50E37">
      <w:pPr>
        <w:pStyle w:val="ndicedeilustraes"/>
      </w:pPr>
    </w:p>
    <w:p w14:paraId="012031F8" w14:textId="7585CFB3" w:rsidR="00784DF4" w:rsidRDefault="00036986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E34661">
        <w:fldChar w:fldCharType="begin"/>
      </w:r>
      <w:r w:rsidRPr="00E34661">
        <w:instrText xml:space="preserve"> TOC \h \z \c "Tabela" </w:instrText>
      </w:r>
      <w:r w:rsidRPr="00E34661">
        <w:fldChar w:fldCharType="separate"/>
      </w:r>
      <w:hyperlink w:anchor="_Toc74902562" w:history="1">
        <w:r w:rsidR="00784DF4" w:rsidRPr="003A1BD5">
          <w:rPr>
            <w:rStyle w:val="Hiperligao"/>
            <w:noProof/>
          </w:rPr>
          <w:t>Tabela 1: Tabela de requisitos.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_Toc74902562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784DF4">
          <w:rPr>
            <w:noProof/>
            <w:webHidden/>
          </w:rPr>
          <w:t>7</w:t>
        </w:r>
        <w:r w:rsidR="00784DF4">
          <w:rPr>
            <w:noProof/>
            <w:webHidden/>
          </w:rPr>
          <w:fldChar w:fldCharType="end"/>
        </w:r>
      </w:hyperlink>
    </w:p>
    <w:p w14:paraId="4B29AA58" w14:textId="404A666C" w:rsidR="00784DF4" w:rsidRDefault="007A662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74902563" w:history="1">
        <w:r w:rsidR="00784DF4" w:rsidRPr="003A1BD5">
          <w:rPr>
            <w:rStyle w:val="Hiperligao"/>
            <w:noProof/>
          </w:rPr>
          <w:t>Tabela 2: TimescaleDB vs InfluxDB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_Toc74902563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784DF4">
          <w:rPr>
            <w:noProof/>
            <w:webHidden/>
          </w:rPr>
          <w:t>9</w:t>
        </w:r>
        <w:r w:rsidR="00784DF4">
          <w:rPr>
            <w:noProof/>
            <w:webHidden/>
          </w:rPr>
          <w:fldChar w:fldCharType="end"/>
        </w:r>
      </w:hyperlink>
    </w:p>
    <w:p w14:paraId="1878D51A" w14:textId="10470CD3" w:rsidR="00784DF4" w:rsidRDefault="007A662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74902564" w:history="1">
        <w:r w:rsidR="00784DF4" w:rsidRPr="003A1BD5">
          <w:rPr>
            <w:rStyle w:val="Hiperligao"/>
            <w:noProof/>
          </w:rPr>
          <w:t>Tabela 3: Requisitos não-funcionais.</w:t>
        </w:r>
        <w:r w:rsidR="00784DF4">
          <w:rPr>
            <w:noProof/>
            <w:webHidden/>
          </w:rPr>
          <w:tab/>
        </w:r>
        <w:r w:rsidR="00784DF4">
          <w:rPr>
            <w:noProof/>
            <w:webHidden/>
          </w:rPr>
          <w:fldChar w:fldCharType="begin"/>
        </w:r>
        <w:r w:rsidR="00784DF4">
          <w:rPr>
            <w:noProof/>
            <w:webHidden/>
          </w:rPr>
          <w:instrText xml:space="preserve"> PAGEREF _Toc74902564 \h </w:instrText>
        </w:r>
        <w:r w:rsidR="00784DF4">
          <w:rPr>
            <w:noProof/>
            <w:webHidden/>
          </w:rPr>
        </w:r>
        <w:r w:rsidR="00784DF4">
          <w:rPr>
            <w:noProof/>
            <w:webHidden/>
          </w:rPr>
          <w:fldChar w:fldCharType="separate"/>
        </w:r>
        <w:r w:rsidR="00784DF4">
          <w:rPr>
            <w:noProof/>
            <w:webHidden/>
          </w:rPr>
          <w:t>9</w:t>
        </w:r>
        <w:r w:rsidR="00784DF4">
          <w:rPr>
            <w:noProof/>
            <w:webHidden/>
          </w:rPr>
          <w:fldChar w:fldCharType="end"/>
        </w:r>
      </w:hyperlink>
    </w:p>
    <w:p w14:paraId="64395396" w14:textId="6E94114C" w:rsidR="003B53FF" w:rsidRDefault="00036986" w:rsidP="00E50E37">
      <w:r w:rsidRPr="00E34661">
        <w:fldChar w:fldCharType="end"/>
      </w:r>
    </w:p>
    <w:p w14:paraId="1889BC9F" w14:textId="77777777" w:rsidR="00282DDE" w:rsidRPr="006F73DB" w:rsidRDefault="00282DDE" w:rsidP="00E50E37"/>
    <w:p w14:paraId="02C4099A" w14:textId="77777777" w:rsidR="00F76D81" w:rsidRDefault="00F76D81" w:rsidP="00A723E9">
      <w:pPr>
        <w:spacing w:after="200" w:line="276" w:lineRule="auto"/>
        <w:ind w:firstLine="0"/>
      </w:pPr>
      <w:r>
        <w:br w:type="page"/>
      </w:r>
    </w:p>
    <w:p w14:paraId="35B0FC50" w14:textId="77777777" w:rsidR="00F76D81" w:rsidRDefault="00F76D81" w:rsidP="00A723E9">
      <w:pPr>
        <w:pStyle w:val="TituloNoNumerado"/>
        <w:jc w:val="both"/>
      </w:pPr>
    </w:p>
    <w:p w14:paraId="61CC58B6" w14:textId="77777777" w:rsidR="00A723E9" w:rsidRDefault="00A723E9" w:rsidP="00A723E9">
      <w:pPr>
        <w:pStyle w:val="TituloNoNumerado"/>
        <w:jc w:val="both"/>
      </w:pPr>
    </w:p>
    <w:p w14:paraId="4F798BE3" w14:textId="1D6ED606" w:rsidR="00027A42" w:rsidRDefault="00073081" w:rsidP="00E50B7A">
      <w:pPr>
        <w:pStyle w:val="TituloNoNumerado"/>
      </w:pPr>
      <w:r w:rsidRPr="00930B94">
        <w:t>Glossário</w:t>
      </w:r>
    </w:p>
    <w:p w14:paraId="4E2118C2" w14:textId="77777777" w:rsidR="00282DDE" w:rsidRPr="006F73DB" w:rsidRDefault="00282DDE" w:rsidP="00282DDE"/>
    <w:p w14:paraId="776E7C50" w14:textId="77777777" w:rsidR="00027A42" w:rsidRDefault="00027A42" w:rsidP="00282DDE">
      <w:pPr>
        <w:ind w:firstLine="0"/>
      </w:pPr>
      <w:r>
        <w:rPr>
          <w:b/>
        </w:rPr>
        <w:t>Framework</w:t>
      </w:r>
      <w:r w:rsidRPr="004F673D">
        <w:t xml:space="preserve"> – </w:t>
      </w:r>
      <w:r>
        <w:t xml:space="preserve">Uma </w:t>
      </w:r>
      <w:proofErr w:type="spellStart"/>
      <w:r w:rsidRPr="00757124">
        <w:rPr>
          <w:i/>
          <w:iCs/>
        </w:rPr>
        <w:t>framework</w:t>
      </w:r>
      <w:proofErr w:type="spellEnd"/>
      <w:r>
        <w:t xml:space="preserve"> permite um nível mais elevado de abstração no desenvolvimento. </w:t>
      </w:r>
    </w:p>
    <w:p w14:paraId="63810B76" w14:textId="16A98D16" w:rsidR="00587761" w:rsidRDefault="00587761" w:rsidP="00282DDE">
      <w:pPr>
        <w:ind w:firstLine="0"/>
        <w:rPr>
          <w:ins w:id="20" w:author="Ricardo Ferreira" w:date="2021-06-18T15:13:00Z"/>
        </w:rPr>
      </w:pPr>
      <w:r w:rsidRPr="004F673D">
        <w:rPr>
          <w:b/>
        </w:rPr>
        <w:t>Open</w:t>
      </w:r>
      <w:r>
        <w:rPr>
          <w:b/>
        </w:rPr>
        <w:t xml:space="preserve"> </w:t>
      </w:r>
      <w:proofErr w:type="spellStart"/>
      <w:r>
        <w:rPr>
          <w:b/>
        </w:rPr>
        <w:t>S</w:t>
      </w:r>
      <w:r w:rsidRPr="004F673D">
        <w:rPr>
          <w:b/>
        </w:rPr>
        <w:t>ource</w:t>
      </w:r>
      <w:proofErr w:type="spellEnd"/>
      <w:r w:rsidRPr="004F673D">
        <w:t xml:space="preserve"> – </w:t>
      </w:r>
      <w:r w:rsidRPr="00757124">
        <w:rPr>
          <w:i/>
          <w:iCs/>
        </w:rPr>
        <w:t>Open-</w:t>
      </w:r>
      <w:proofErr w:type="spellStart"/>
      <w:r w:rsidRPr="00757124">
        <w:rPr>
          <w:i/>
          <w:iCs/>
        </w:rPr>
        <w:t>source</w:t>
      </w:r>
      <w:proofErr w:type="spellEnd"/>
      <w:r w:rsidRPr="00757124">
        <w:rPr>
          <w:i/>
          <w:iCs/>
        </w:rPr>
        <w:t xml:space="preserve"> </w:t>
      </w:r>
      <w:r w:rsidRPr="004F673D">
        <w:t>é um modelo de desenvolvime</w:t>
      </w:r>
      <w:r>
        <w:t>nto que promove a distribuição gratuita, utilização e modificação do código fonte.</w:t>
      </w:r>
    </w:p>
    <w:p w14:paraId="01963AB8" w14:textId="24C3A4BA" w:rsidR="008C4CBC" w:rsidRDefault="008C4CBC" w:rsidP="00282DDE">
      <w:pPr>
        <w:ind w:firstLine="0"/>
        <w:rPr>
          <w:ins w:id="21" w:author="Ricardo Ferreira" w:date="2021-06-18T15:13:00Z"/>
        </w:rPr>
      </w:pPr>
      <w:proofErr w:type="spellStart"/>
      <w:ins w:id="22" w:author="Ricardo Ferreira" w:date="2021-06-18T15:13:00Z">
        <w:r>
          <w:rPr>
            <w:b/>
          </w:rPr>
          <w:t>Frontend</w:t>
        </w:r>
        <w:proofErr w:type="spellEnd"/>
        <w:r w:rsidRPr="004F673D">
          <w:t xml:space="preserve"> – </w:t>
        </w:r>
      </w:ins>
      <w:ins w:id="23" w:author="Ricardo Ferreira" w:date="2021-06-18T15:16:00Z">
        <w:r>
          <w:t>Sistema</w:t>
        </w:r>
      </w:ins>
      <w:ins w:id="24" w:author="Ricardo Ferreira" w:date="2021-06-18T15:15:00Z">
        <w:r>
          <w:t xml:space="preserve"> responsável pela i</w:t>
        </w:r>
      </w:ins>
      <w:ins w:id="25" w:author="Ricardo Ferreira" w:date="2021-06-18T15:14:00Z">
        <w:r w:rsidRPr="008C4CBC">
          <w:rPr>
            <w:rPrChange w:id="26" w:author="Ricardo Ferreira" w:date="2021-06-18T15:14:00Z">
              <w:rPr>
                <w:i/>
                <w:iCs/>
              </w:rPr>
            </w:rPrChange>
          </w:rPr>
          <w:t xml:space="preserve">nterface </w:t>
        </w:r>
      </w:ins>
      <w:ins w:id="27" w:author="Ricardo Ferreira" w:date="2021-06-18T15:15:00Z">
        <w:r w:rsidRPr="006A3572">
          <w:t>gráfica</w:t>
        </w:r>
      </w:ins>
      <w:ins w:id="28" w:author="Ricardo Ferreira" w:date="2021-06-18T15:14:00Z">
        <w:r w:rsidRPr="008C4CBC">
          <w:rPr>
            <w:rPrChange w:id="29" w:author="Ricardo Ferreira" w:date="2021-06-18T15:14:00Z">
              <w:rPr>
                <w:i/>
                <w:iCs/>
              </w:rPr>
            </w:rPrChange>
          </w:rPr>
          <w:t xml:space="preserve"> </w:t>
        </w:r>
        <w:r w:rsidRPr="008C4CBC">
          <w:rPr>
            <w:rPrChange w:id="30" w:author="Ricardo Ferreira" w:date="2021-06-18T15:14:00Z">
              <w:rPr>
                <w:i/>
                <w:iCs/>
              </w:rPr>
            </w:rPrChange>
          </w:rPr>
          <w:t>de interação com o usuário</w:t>
        </w:r>
      </w:ins>
      <w:ins w:id="31" w:author="Ricardo Ferreira" w:date="2021-06-18T15:13:00Z">
        <w:r w:rsidRPr="006A3572">
          <w:t>.</w:t>
        </w:r>
      </w:ins>
    </w:p>
    <w:p w14:paraId="304779B1" w14:textId="747E84D0" w:rsidR="008C4CBC" w:rsidRDefault="008C4CBC" w:rsidP="008C4CBC">
      <w:pPr>
        <w:ind w:firstLine="0"/>
        <w:rPr>
          <w:ins w:id="32" w:author="Ricardo Ferreira" w:date="2021-06-18T15:13:00Z"/>
        </w:rPr>
      </w:pPr>
      <w:proofErr w:type="spellStart"/>
      <w:ins w:id="33" w:author="Ricardo Ferreira" w:date="2021-06-18T15:13:00Z">
        <w:r>
          <w:rPr>
            <w:b/>
          </w:rPr>
          <w:t>Backend</w:t>
        </w:r>
        <w:proofErr w:type="spellEnd"/>
        <w:r w:rsidRPr="004F673D">
          <w:t xml:space="preserve"> – </w:t>
        </w:r>
      </w:ins>
      <w:ins w:id="34" w:author="Ricardo Ferreira" w:date="2021-06-18T15:16:00Z">
        <w:r w:rsidRPr="008C4CBC">
          <w:rPr>
            <w:rPrChange w:id="35" w:author="Ricardo Ferreira" w:date="2021-06-18T15:16:00Z">
              <w:rPr>
                <w:i/>
                <w:iCs/>
              </w:rPr>
            </w:rPrChange>
          </w:rPr>
          <w:t xml:space="preserve">Sistema responsável pela </w:t>
        </w:r>
        <w:r>
          <w:t>camada</w:t>
        </w:r>
        <w:r w:rsidRPr="008C4CBC">
          <w:rPr>
            <w:rPrChange w:id="36" w:author="Ricardo Ferreira" w:date="2021-06-18T15:16:00Z">
              <w:rPr>
                <w:i/>
                <w:iCs/>
              </w:rPr>
            </w:rPrChange>
          </w:rPr>
          <w:t xml:space="preserve"> de negócios, </w:t>
        </w:r>
      </w:ins>
      <w:ins w:id="37" w:author="Ricardo Ferreira" w:date="2021-06-18T15:17:00Z">
        <w:r>
          <w:t>modelo de dados</w:t>
        </w:r>
        <w:r>
          <w:t xml:space="preserve">, </w:t>
        </w:r>
      </w:ins>
      <w:proofErr w:type="spellStart"/>
      <w:ins w:id="38" w:author="Ricardo Ferreira" w:date="2021-06-18T15:16:00Z">
        <w:r w:rsidRPr="008C4CBC">
          <w:rPr>
            <w:rPrChange w:id="39" w:author="Ricardo Ferreira" w:date="2021-06-18T15:16:00Z">
              <w:rPr>
                <w:i/>
                <w:iCs/>
              </w:rPr>
            </w:rPrChange>
          </w:rPr>
          <w:t>webservices</w:t>
        </w:r>
      </w:ins>
      <w:proofErr w:type="spellEnd"/>
      <w:ins w:id="40" w:author="Ricardo Ferreira" w:date="2021-06-18T15:17:00Z">
        <w:r>
          <w:t xml:space="preserve"> </w:t>
        </w:r>
      </w:ins>
      <w:ins w:id="41" w:author="Ricardo Ferreira" w:date="2021-06-18T15:16:00Z">
        <w:r w:rsidRPr="008C4CBC">
          <w:rPr>
            <w:rPrChange w:id="42" w:author="Ricardo Ferreira" w:date="2021-06-18T15:16:00Z">
              <w:rPr>
                <w:i/>
                <w:iCs/>
              </w:rPr>
            </w:rPrChange>
          </w:rPr>
          <w:t xml:space="preserve">e </w:t>
        </w:r>
        <w:proofErr w:type="spellStart"/>
        <w:r w:rsidRPr="008C4CBC">
          <w:rPr>
            <w:rPrChange w:id="43" w:author="Ricardo Ferreira" w:date="2021-06-18T15:16:00Z">
              <w:rPr>
                <w:i/>
                <w:iCs/>
              </w:rPr>
            </w:rPrChange>
          </w:rPr>
          <w:t>APIs</w:t>
        </w:r>
        <w:proofErr w:type="spellEnd"/>
        <w:r w:rsidRPr="008C4CBC">
          <w:rPr>
            <w:rPrChange w:id="44" w:author="Ricardo Ferreira" w:date="2021-06-18T15:16:00Z">
              <w:rPr>
                <w:i/>
                <w:iCs/>
              </w:rPr>
            </w:rPrChange>
          </w:rPr>
          <w:t xml:space="preserve"> de uma aplicação</w:t>
        </w:r>
      </w:ins>
      <w:ins w:id="45" w:author="Ricardo Ferreira" w:date="2021-06-18T15:13:00Z">
        <w:r w:rsidRPr="006A3572">
          <w:t>.</w:t>
        </w:r>
      </w:ins>
    </w:p>
    <w:p w14:paraId="481387A4" w14:textId="77777777" w:rsidR="008C4CBC" w:rsidRDefault="008C4CBC" w:rsidP="00282DDE">
      <w:pPr>
        <w:ind w:firstLine="0"/>
      </w:pPr>
    </w:p>
    <w:p w14:paraId="794F928C" w14:textId="77777777" w:rsidR="00073081" w:rsidRPr="006F73DB" w:rsidRDefault="00073081" w:rsidP="00E50E37"/>
    <w:p w14:paraId="0F2A3F37" w14:textId="62C7C864" w:rsidR="00587761" w:rsidRDefault="00587761">
      <w:pPr>
        <w:spacing w:after="200" w:line="276" w:lineRule="auto"/>
        <w:ind w:firstLine="0"/>
        <w:jc w:val="left"/>
      </w:pPr>
      <w:r>
        <w:tab/>
      </w:r>
    </w:p>
    <w:p w14:paraId="6A60B16D" w14:textId="419F1660" w:rsidR="00115CC7" w:rsidRDefault="00115CC7">
      <w:pPr>
        <w:spacing w:after="200" w:line="276" w:lineRule="auto"/>
        <w:ind w:firstLine="0"/>
        <w:jc w:val="left"/>
      </w:pPr>
      <w:r>
        <w:br w:type="page"/>
      </w:r>
    </w:p>
    <w:p w14:paraId="1A8380EF" w14:textId="77777777" w:rsidR="00A723E9" w:rsidRDefault="00A723E9">
      <w:pPr>
        <w:spacing w:after="200" w:line="276" w:lineRule="auto"/>
        <w:ind w:firstLine="0"/>
        <w:jc w:val="left"/>
      </w:pPr>
    </w:p>
    <w:p w14:paraId="41F61E9A" w14:textId="77777777" w:rsidR="00A723E9" w:rsidRPr="00282DDE" w:rsidRDefault="00A723E9">
      <w:pPr>
        <w:spacing w:after="200" w:line="276" w:lineRule="auto"/>
        <w:ind w:firstLine="0"/>
        <w:jc w:val="left"/>
        <w:rPr>
          <w:bCs/>
          <w:sz w:val="26"/>
          <w:szCs w:val="26"/>
        </w:rPr>
      </w:pPr>
    </w:p>
    <w:p w14:paraId="1A00C241" w14:textId="77777777" w:rsidR="003B53FF" w:rsidRDefault="003B53FF" w:rsidP="001B44DD">
      <w:pPr>
        <w:pStyle w:val="TituloNoNumerado"/>
      </w:pPr>
      <w:r w:rsidRPr="003B53FF">
        <w:t>Siglas e Acrónimos</w:t>
      </w:r>
    </w:p>
    <w:p w14:paraId="2A28F5F5" w14:textId="311375B5" w:rsidR="003B53FF" w:rsidRDefault="003B53FF" w:rsidP="00E50E37"/>
    <w:p w14:paraId="15898A73" w14:textId="77777777" w:rsidR="00587761" w:rsidRDefault="00587761" w:rsidP="00282DDE">
      <w:pPr>
        <w:ind w:firstLine="0"/>
      </w:pPr>
      <w:r w:rsidRPr="00587761">
        <w:rPr>
          <w:b/>
          <w:bCs/>
        </w:rPr>
        <w:t>API</w:t>
      </w:r>
      <w:r>
        <w:t xml:space="preserve"> –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 (Interface de Programação de Aplicações)</w:t>
      </w:r>
    </w:p>
    <w:p w14:paraId="4ED018C3" w14:textId="5174EF18" w:rsidR="00587761" w:rsidRDefault="00587761" w:rsidP="00282DDE">
      <w:pPr>
        <w:ind w:firstLine="0"/>
      </w:pPr>
      <w:r w:rsidRPr="00587761">
        <w:rPr>
          <w:b/>
          <w:bCs/>
        </w:rPr>
        <w:t>CDN</w:t>
      </w:r>
      <w:r>
        <w:t xml:space="preserve"> –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Network (Rede de distribuição de conteúdo).</w:t>
      </w:r>
    </w:p>
    <w:p w14:paraId="7B784E8C" w14:textId="77777777" w:rsidR="00587761" w:rsidRDefault="00587761" w:rsidP="00282DDE">
      <w:pPr>
        <w:ind w:firstLine="0"/>
      </w:pPr>
      <w:r w:rsidRPr="00587761">
        <w:rPr>
          <w:b/>
          <w:bCs/>
        </w:rPr>
        <w:t>CSV</w:t>
      </w:r>
      <w:r>
        <w:t xml:space="preserve"> – </w:t>
      </w:r>
      <w:proofErr w:type="spellStart"/>
      <w:r w:rsidRPr="00282DDE">
        <w:t>Comma-separated</w:t>
      </w:r>
      <w:proofErr w:type="spellEnd"/>
      <w:r w:rsidRPr="00282DDE">
        <w:t xml:space="preserve"> </w:t>
      </w:r>
      <w:proofErr w:type="spellStart"/>
      <w:r w:rsidRPr="00282DDE">
        <w:t>values</w:t>
      </w:r>
      <w:proofErr w:type="spellEnd"/>
      <w:r>
        <w:t xml:space="preserve"> é um formato de texto regulamentado pelo RFC 4180, em que os valores de uma tabela são separados por vírgulas.</w:t>
      </w:r>
    </w:p>
    <w:p w14:paraId="2052CFC7" w14:textId="77777777" w:rsidR="00587761" w:rsidRDefault="00587761" w:rsidP="00282DDE">
      <w:pPr>
        <w:ind w:firstLine="0"/>
      </w:pPr>
      <w:r w:rsidRPr="00587761">
        <w:rPr>
          <w:b/>
          <w:bCs/>
        </w:rPr>
        <w:t>FTP</w:t>
      </w:r>
      <w:r>
        <w:t xml:space="preserve"> – File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(Protocolo de Transferência de Ficheiros)</w:t>
      </w:r>
    </w:p>
    <w:p w14:paraId="23F9BE17" w14:textId="77777777" w:rsidR="00587761" w:rsidRDefault="00587761" w:rsidP="00282DDE">
      <w:pPr>
        <w:ind w:firstLine="0"/>
      </w:pPr>
      <w:r w:rsidRPr="00587761">
        <w:rPr>
          <w:b/>
          <w:bCs/>
        </w:rPr>
        <w:t>HTTP</w:t>
      </w:r>
      <w:r>
        <w:t xml:space="preserve"> –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(Protocolo de Transferência de Hipertexto)</w:t>
      </w:r>
    </w:p>
    <w:p w14:paraId="3BD26ECA" w14:textId="784152B6" w:rsidR="00587761" w:rsidRDefault="00587761" w:rsidP="00282DDE">
      <w:pPr>
        <w:ind w:firstLine="0"/>
        <w:rPr>
          <w:lang w:val="en-US"/>
        </w:rPr>
      </w:pPr>
      <w:r w:rsidRPr="00587761">
        <w:rPr>
          <w:b/>
          <w:bCs/>
          <w:lang w:val="en-US"/>
        </w:rPr>
        <w:t>IOT</w:t>
      </w:r>
      <w:r w:rsidRPr="00587761">
        <w:rPr>
          <w:lang w:val="en-US"/>
        </w:rPr>
        <w:t xml:space="preserve"> – Internet of Things (Internet das </w:t>
      </w:r>
      <w:proofErr w:type="spellStart"/>
      <w:r w:rsidRPr="00587761">
        <w:rPr>
          <w:lang w:val="en-US"/>
        </w:rPr>
        <w:t>coisas</w:t>
      </w:r>
      <w:proofErr w:type="spellEnd"/>
      <w:r w:rsidRPr="00587761">
        <w:rPr>
          <w:lang w:val="en-US"/>
        </w:rPr>
        <w:t>)</w:t>
      </w:r>
    </w:p>
    <w:p w14:paraId="422EF6C9" w14:textId="35EB1320" w:rsidR="00587761" w:rsidRPr="006F73DB" w:rsidRDefault="00587761" w:rsidP="00282DDE">
      <w:pPr>
        <w:ind w:firstLine="0"/>
      </w:pPr>
      <w:r w:rsidRPr="00587761">
        <w:rPr>
          <w:b/>
          <w:bCs/>
        </w:rPr>
        <w:t>MVC</w:t>
      </w:r>
      <w:r>
        <w:t xml:space="preserve"> – </w:t>
      </w:r>
      <w:proofErr w:type="spellStart"/>
      <w:r>
        <w:t>Model-view-controller</w:t>
      </w:r>
      <w:proofErr w:type="spellEnd"/>
      <w:r>
        <w:t xml:space="preserve"> (Modelo-Visão-Control</w:t>
      </w:r>
      <w:r w:rsidR="00282DDE">
        <w:t>o</w:t>
      </w:r>
      <w:r>
        <w:t xml:space="preserve">) é um padrão de arquitetura de </w:t>
      </w:r>
      <w:r w:rsidR="00282DDE">
        <w:t>software</w:t>
      </w:r>
      <w:r>
        <w:t>, composto por 3 camadas, o modelo, a visualização e o controlador.</w:t>
      </w:r>
    </w:p>
    <w:p w14:paraId="12F0FDD9" w14:textId="77777777" w:rsidR="00587761" w:rsidRDefault="00587761" w:rsidP="00282DDE">
      <w:pPr>
        <w:ind w:firstLine="0"/>
      </w:pPr>
      <w:r w:rsidRPr="00587761">
        <w:rPr>
          <w:b/>
          <w:bCs/>
        </w:rPr>
        <w:t>SI</w:t>
      </w:r>
      <w:r>
        <w:t xml:space="preserve"> – Sistema de informação.</w:t>
      </w:r>
    </w:p>
    <w:p w14:paraId="7B2AA0F0" w14:textId="77777777" w:rsidR="003B53FF" w:rsidRPr="006F73DB" w:rsidRDefault="003B53FF" w:rsidP="00E50E37"/>
    <w:p w14:paraId="2D6D1093" w14:textId="77777777" w:rsidR="003B53FF" w:rsidRPr="006F73DB" w:rsidRDefault="003B53FF" w:rsidP="00E50E37"/>
    <w:p w14:paraId="27CB62A6" w14:textId="77777777" w:rsidR="00804760" w:rsidRDefault="00804760" w:rsidP="00E50E37"/>
    <w:p w14:paraId="40942F47" w14:textId="77777777" w:rsidR="00804760" w:rsidRDefault="00804760" w:rsidP="00E50E37">
      <w:pPr>
        <w:sectPr w:rsidR="00804760" w:rsidSect="00A723E9">
          <w:type w:val="oddPage"/>
          <w:pgSz w:w="11906" w:h="16838"/>
          <w:pgMar w:top="1418" w:right="1134" w:bottom="1134" w:left="1701" w:header="709" w:footer="709" w:gutter="0"/>
          <w:pgNumType w:fmt="upperRoman"/>
          <w:cols w:space="708"/>
          <w:docGrid w:linePitch="360"/>
        </w:sectPr>
      </w:pPr>
    </w:p>
    <w:p w14:paraId="0FE6A0BF" w14:textId="77777777" w:rsidR="0026547F" w:rsidRDefault="0026547F" w:rsidP="0026547F"/>
    <w:p w14:paraId="1DB16CB9" w14:textId="77777777" w:rsidR="0026547F" w:rsidRDefault="0026547F" w:rsidP="0026547F"/>
    <w:p w14:paraId="3AA4A490" w14:textId="77777777" w:rsidR="0026547F" w:rsidRDefault="0026547F" w:rsidP="0026547F"/>
    <w:p w14:paraId="5949FA5C" w14:textId="77777777" w:rsidR="0026547F" w:rsidRDefault="0026547F" w:rsidP="0026547F"/>
    <w:p w14:paraId="0616714B" w14:textId="6D23B64E" w:rsidR="0026547F" w:rsidRDefault="0026547F" w:rsidP="0026547F">
      <w:pPr>
        <w:pStyle w:val="Ttulo1"/>
      </w:pPr>
      <w:bookmarkStart w:id="46" w:name="_Toc74902345"/>
      <w:r w:rsidRPr="006D40B4">
        <w:t>Introdução</w:t>
      </w:r>
      <w:bookmarkEnd w:id="46"/>
    </w:p>
    <w:p w14:paraId="2EA7C55E" w14:textId="42A26E5A" w:rsidR="00B86B46" w:rsidRDefault="00B86B46" w:rsidP="00B86B46">
      <w:r>
        <w:t xml:space="preserve">A agricultura é uma atividade com milhares de anos, que atualmente está a ficar </w:t>
      </w:r>
      <w:r w:rsidR="00AC5BC6">
        <w:t xml:space="preserve">cada vez </w:t>
      </w:r>
      <w:r>
        <w:t>mais interconectada com sistemas de informação e de gestão, usando esses sistemas para aumentar o rendimento das plantações. Esta agricultura é um novo conceito chamado agricultura de precisão.</w:t>
      </w:r>
    </w:p>
    <w:p w14:paraId="754B7A17" w14:textId="5A9A2901" w:rsidR="00B86B46" w:rsidRPr="00335DB4" w:rsidRDefault="00335DB4" w:rsidP="00335DB4">
      <w:r>
        <w:t xml:space="preserve">A agricultura de precisão pode ser definida como </w:t>
      </w:r>
      <w:r w:rsidRPr="00335DB4">
        <w:t>a aplicação de tecnologias e princípios para gerir a variabilidade espacial e temporal associada a todos os aspetos da produção agrícola, com o objetivo de melhorar o desempenho das culturas e a qualidade ambiental</w:t>
      </w:r>
      <w:r>
        <w:t xml:space="preserve"> </w:t>
      </w:r>
      <w:sdt>
        <w:sdtPr>
          <w:id w:val="-495808432"/>
          <w:citation/>
        </w:sdtPr>
        <w:sdtEndPr/>
        <w:sdtContent>
          <w:r w:rsidR="007A7A5C" w:rsidRPr="00335DB4">
            <w:fldChar w:fldCharType="begin"/>
          </w:r>
          <w:r w:rsidR="007A7A5C" w:rsidRPr="00335DB4">
            <w:instrText xml:space="preserve"> CITATION Fra99 \l 2070 </w:instrText>
          </w:r>
          <w:r w:rsidR="007A7A5C" w:rsidRPr="00335DB4">
            <w:fldChar w:fldCharType="separate"/>
          </w:r>
          <w:r w:rsidR="00DC732C" w:rsidRPr="00335DB4">
            <w:t>(Francis &amp; Peter, 1999)</w:t>
          </w:r>
          <w:r w:rsidR="007A7A5C" w:rsidRPr="00335DB4">
            <w:fldChar w:fldCharType="end"/>
          </w:r>
        </w:sdtContent>
      </w:sdt>
      <w:r w:rsidR="007A7A5C" w:rsidRPr="00335DB4">
        <w:t>.</w:t>
      </w:r>
    </w:p>
    <w:p w14:paraId="6B97C77A" w14:textId="6940F47F" w:rsidR="00B86B46" w:rsidRDefault="00B86B46" w:rsidP="00B86B46">
      <w:r>
        <w:t xml:space="preserve">Há um grande crescimento de sistemas de </w:t>
      </w:r>
      <w:r w:rsidRPr="00757124">
        <w:rPr>
          <w:i/>
          <w:iCs/>
        </w:rPr>
        <w:t>I</w:t>
      </w:r>
      <w:r w:rsidR="00757124" w:rsidRPr="00757124">
        <w:rPr>
          <w:i/>
          <w:iCs/>
        </w:rPr>
        <w:t xml:space="preserve">nternet </w:t>
      </w:r>
      <w:proofErr w:type="spellStart"/>
      <w:r w:rsidR="00757124" w:rsidRPr="00757124">
        <w:rPr>
          <w:i/>
          <w:iCs/>
        </w:rPr>
        <w:t>of</w:t>
      </w:r>
      <w:proofErr w:type="spellEnd"/>
      <w:r w:rsidR="00757124" w:rsidRPr="00757124">
        <w:rPr>
          <w:i/>
          <w:iCs/>
        </w:rPr>
        <w:t xml:space="preserve"> </w:t>
      </w:r>
      <w:proofErr w:type="spellStart"/>
      <w:r w:rsidRPr="00757124">
        <w:rPr>
          <w:i/>
          <w:iCs/>
        </w:rPr>
        <w:t>T</w:t>
      </w:r>
      <w:r w:rsidR="00757124" w:rsidRPr="00757124">
        <w:rPr>
          <w:i/>
          <w:iCs/>
        </w:rPr>
        <w:t>hings</w:t>
      </w:r>
      <w:proofErr w:type="spellEnd"/>
      <w:r>
        <w:t xml:space="preserve"> para auxiliar na gestão agrónoma</w:t>
      </w:r>
      <w:r w:rsidR="00335DB4">
        <w:t>. C</w:t>
      </w:r>
      <w:r>
        <w:t xml:space="preserve">om a </w:t>
      </w:r>
      <w:proofErr w:type="spellStart"/>
      <w:r w:rsidR="00757124">
        <w:t>I</w:t>
      </w:r>
      <w:r w:rsidR="00027A42">
        <w:t>o</w:t>
      </w:r>
      <w:r w:rsidR="00757124">
        <w:t>T</w:t>
      </w:r>
      <w:proofErr w:type="spellEnd"/>
      <w:r>
        <w:t xml:space="preserve"> emergem novas formas de olhar para agricultura e novas soluções para problemas existentes na mesma, tais como sistemas para gestão de rega inteligente, gestão de gado,</w:t>
      </w:r>
      <w:r w:rsidR="00AC5BC6">
        <w:t xml:space="preserve"> entre outros,</w:t>
      </w:r>
      <w:r>
        <w:t xml:space="preserve"> abrindo novas possibilidades nesta área.</w:t>
      </w:r>
    </w:p>
    <w:p w14:paraId="11C0F884" w14:textId="3B2C3B37" w:rsidR="00B86B46" w:rsidRDefault="00B86B46" w:rsidP="00581BD5">
      <w:r>
        <w:t xml:space="preserve">O sistema </w:t>
      </w:r>
      <w:del w:id="47" w:author="Ricardo Ferreira" w:date="2021-06-18T15:19:00Z">
        <w:r w:rsidDel="001504D0">
          <w:delText xml:space="preserve">informático </w:delText>
        </w:r>
      </w:del>
      <w:ins w:id="48" w:author="Ricardo Ferreira" w:date="2021-06-18T15:19:00Z">
        <w:r w:rsidR="001504D0">
          <w:t>de informação</w:t>
        </w:r>
        <w:r w:rsidR="001504D0">
          <w:t xml:space="preserve"> </w:t>
        </w:r>
      </w:ins>
      <w:r>
        <w:t xml:space="preserve">deste projeto tenciona auxiliar na gestão e apoio </w:t>
      </w:r>
      <w:r w:rsidR="00AC5BC6">
        <w:t>à</w:t>
      </w:r>
      <w:r>
        <w:t xml:space="preserve"> tomada de decisões. Para isso é necessário criar um sistema de recolha de grandes quantidades de dados através de sistemas remotos, como estações meteorológicas autónomas para a leitura dos dados </w:t>
      </w:r>
      <w:r w:rsidR="00AC5BC6">
        <w:t xml:space="preserve">meteorológicos </w:t>
      </w:r>
      <w:r>
        <w:t xml:space="preserve">no </w:t>
      </w:r>
      <w:r w:rsidR="00757124">
        <w:t>terreno</w:t>
      </w:r>
      <w:r w:rsidR="00AC5BC6">
        <w:t xml:space="preserve"> e em tempo real</w:t>
      </w:r>
      <w:r w:rsidR="00757124">
        <w:t xml:space="preserve"> (</w:t>
      </w:r>
      <w:r w:rsidR="004D1939">
        <w:t xml:space="preserve">ver </w:t>
      </w:r>
      <w:r w:rsidR="004D1939">
        <w:fldChar w:fldCharType="begin"/>
      </w:r>
      <w:r w:rsidR="004D1939">
        <w:instrText xml:space="preserve"> REF _Ref73629558 \h </w:instrText>
      </w:r>
      <w:r w:rsidR="004D1939">
        <w:fldChar w:fldCharType="separate"/>
      </w:r>
      <w:r w:rsidR="00784DF4">
        <w:t xml:space="preserve">Figura </w:t>
      </w:r>
      <w:r w:rsidR="00784DF4">
        <w:rPr>
          <w:noProof/>
        </w:rPr>
        <w:t>1</w:t>
      </w:r>
      <w:r w:rsidR="004D1939">
        <w:fldChar w:fldCharType="end"/>
      </w:r>
      <w:r w:rsidR="004D1939">
        <w:t>)</w:t>
      </w:r>
      <w:r w:rsidR="00446E53">
        <w:t>.</w:t>
      </w:r>
    </w:p>
    <w:p w14:paraId="77BCAA21" w14:textId="36C1979B" w:rsidR="00B86B46" w:rsidRDefault="00B86B46" w:rsidP="00B86B46"/>
    <w:p w14:paraId="10CD319A" w14:textId="3BE1D8F8" w:rsidR="00B86B46" w:rsidRDefault="00B86B46" w:rsidP="00B86B4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A603BE2" wp14:editId="4BB6872A">
                <wp:simplePos x="0" y="0"/>
                <wp:positionH relativeFrom="column">
                  <wp:posOffset>1305560</wp:posOffset>
                </wp:positionH>
                <wp:positionV relativeFrom="paragraph">
                  <wp:posOffset>2789555</wp:posOffset>
                </wp:positionV>
                <wp:extent cx="3679825" cy="635"/>
                <wp:effectExtent l="0" t="0" r="0" b="0"/>
                <wp:wrapTopAndBottom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9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32362C" w14:textId="1B177C10" w:rsidR="00B86B46" w:rsidRPr="00665CB1" w:rsidRDefault="00B86B46" w:rsidP="00B86B46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49" w:name="_Ref73629558"/>
                            <w:bookmarkStart w:id="50" w:name="_Ref73629548"/>
                            <w:bookmarkStart w:id="51" w:name="_Toc74902367"/>
                            <w:r>
                              <w:t xml:space="preserve">Figura </w:t>
                            </w:r>
                            <w:r w:rsidR="00A94509">
                              <w:fldChar w:fldCharType="begin"/>
                            </w:r>
                            <w:r w:rsidR="00A94509">
                              <w:instrText xml:space="preserve"> SEQ Figura \* ARABIC </w:instrText>
                            </w:r>
                            <w:r w:rsidR="00A94509">
                              <w:fldChar w:fldCharType="separate"/>
                            </w:r>
                            <w:r w:rsidR="00784DF4">
                              <w:rPr>
                                <w:noProof/>
                              </w:rPr>
                              <w:t>1</w:t>
                            </w:r>
                            <w:r w:rsidR="00A94509">
                              <w:rPr>
                                <w:noProof/>
                              </w:rPr>
                              <w:fldChar w:fldCharType="end"/>
                            </w:r>
                            <w:bookmarkEnd w:id="49"/>
                            <w:r>
                              <w:t>:</w:t>
                            </w:r>
                            <w:r w:rsidRPr="00B86B46">
                              <w:t xml:space="preserve"> Estação meteorológica automática.</w:t>
                            </w:r>
                            <w:bookmarkEnd w:id="50"/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603BE2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102.8pt;margin-top:219.65pt;width:289.75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" stroked="f">
                <v:textbox style="mso-fit-shape-to-text:t" inset="0,0,0,0">
                  <w:txbxContent>
                    <w:p w14:paraId="3532362C" w14:textId="1B177C10" w:rsidR="00B86B46" w:rsidRPr="00665CB1" w:rsidRDefault="00B86B46" w:rsidP="00B86B46">
                      <w:pPr>
                        <w:pStyle w:val="Legenda"/>
                        <w:rPr>
                          <w:rFonts w:ascii="Arial" w:hAnsi="Arial" w:cs="Arial"/>
                          <w:noProof/>
                        </w:rPr>
                      </w:pPr>
                      <w:bookmarkStart w:id="52" w:name="_Ref73629558"/>
                      <w:bookmarkStart w:id="53" w:name="_Ref73629548"/>
                      <w:bookmarkStart w:id="54" w:name="_Toc74902367"/>
                      <w:r>
                        <w:t xml:space="preserve">Figura </w:t>
                      </w:r>
                      <w:r w:rsidR="00A94509">
                        <w:fldChar w:fldCharType="begin"/>
                      </w:r>
                      <w:r w:rsidR="00A94509">
                        <w:instrText xml:space="preserve"> SEQ Figura \* ARABIC </w:instrText>
                      </w:r>
                      <w:r w:rsidR="00A94509">
                        <w:fldChar w:fldCharType="separate"/>
                      </w:r>
                      <w:r w:rsidR="00784DF4">
                        <w:rPr>
                          <w:noProof/>
                        </w:rPr>
                        <w:t>1</w:t>
                      </w:r>
                      <w:r w:rsidR="00A94509">
                        <w:rPr>
                          <w:noProof/>
                        </w:rPr>
                        <w:fldChar w:fldCharType="end"/>
                      </w:r>
                      <w:bookmarkEnd w:id="52"/>
                      <w:r>
                        <w:t>:</w:t>
                      </w:r>
                      <w:r w:rsidRPr="00B86B46">
                        <w:t xml:space="preserve"> Estação meteorológica automática.</w:t>
                      </w:r>
                      <w:bookmarkEnd w:id="53"/>
                      <w:bookmarkEnd w:id="5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875AD">
        <w:rPr>
          <w:noProof/>
        </w:rPr>
        <w:drawing>
          <wp:inline distT="0" distB="0" distL="0" distR="0" wp14:anchorId="3B084F21" wp14:editId="3E075E3C">
            <wp:extent cx="3679891" cy="2762250"/>
            <wp:effectExtent l="0" t="0" r="0" b="0"/>
            <wp:docPr id="5" name="Imagem 5" descr="Uma imagem com relva, céu, exterior,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relva, céu, exterior, árvore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91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899B" w14:textId="77777777" w:rsidR="00B86B46" w:rsidRDefault="00B86B46" w:rsidP="00B86B46"/>
    <w:p w14:paraId="36307D1C" w14:textId="346C3D83" w:rsidR="00B86B46" w:rsidRPr="00B86B46" w:rsidRDefault="00B86B46" w:rsidP="00B86B46">
      <w:r>
        <w:t>Estes sistemas remotos enviarão os dados, através da internet, para um servidor que armazena esses dados numa base de dados otimizada para dados temporais. Os dados são servidos a uma página web para o utilizador poder visualizar, ajudando na gestão e decisões a tomar.</w:t>
      </w:r>
    </w:p>
    <w:p w14:paraId="1A38ABFB" w14:textId="22C80986" w:rsidR="003B53FF" w:rsidRPr="006D40B4" w:rsidRDefault="003B53FF" w:rsidP="006D40B4">
      <w:pPr>
        <w:pStyle w:val="Ttulo2"/>
      </w:pPr>
      <w:bookmarkStart w:id="55" w:name="_Toc74902346"/>
      <w:r w:rsidRPr="006D40B4">
        <w:t>Objetivos</w:t>
      </w:r>
      <w:bookmarkEnd w:id="55"/>
    </w:p>
    <w:p w14:paraId="77550931" w14:textId="4BD926FE" w:rsidR="003B53FF" w:rsidRDefault="00757124" w:rsidP="00E50E37">
      <w:r>
        <w:t xml:space="preserve">Pretende-se o desenvolvimento de um sistema de recolha de dados </w:t>
      </w:r>
      <w:r w:rsidR="00AC5BC6">
        <w:t xml:space="preserve">meteorológicos </w:t>
      </w:r>
      <w:r>
        <w:t>de estações meteorológicas</w:t>
      </w:r>
      <w:r w:rsidR="00DE785B">
        <w:t>.</w:t>
      </w:r>
      <w:r w:rsidR="00624E25" w:rsidRPr="00624E25">
        <w:t xml:space="preserve"> </w:t>
      </w:r>
      <w:r w:rsidR="00DE785B">
        <w:t xml:space="preserve"> Este sistema deve ser constituído por uma base dados, uma </w:t>
      </w:r>
      <w:proofErr w:type="spellStart"/>
      <w:r w:rsidR="00DE785B" w:rsidRPr="00DE785B">
        <w:rPr>
          <w:i/>
          <w:iCs/>
        </w:rPr>
        <w:t>Application</w:t>
      </w:r>
      <w:proofErr w:type="spellEnd"/>
      <w:r w:rsidR="00DE785B" w:rsidRPr="00DE785B">
        <w:rPr>
          <w:i/>
          <w:iCs/>
        </w:rPr>
        <w:t xml:space="preserve"> </w:t>
      </w:r>
      <w:proofErr w:type="spellStart"/>
      <w:r w:rsidR="00DE785B" w:rsidRPr="00DE785B">
        <w:rPr>
          <w:i/>
          <w:iCs/>
        </w:rPr>
        <w:t>Programming</w:t>
      </w:r>
      <w:proofErr w:type="spellEnd"/>
      <w:r w:rsidR="00DE785B" w:rsidRPr="00DE785B">
        <w:rPr>
          <w:i/>
          <w:iCs/>
        </w:rPr>
        <w:t xml:space="preserve"> Interface</w:t>
      </w:r>
      <w:r w:rsidR="00DE785B" w:rsidRPr="00446E53">
        <w:t xml:space="preserve"> </w:t>
      </w:r>
      <w:r w:rsidR="00446E53">
        <w:t xml:space="preserve">(API) </w:t>
      </w:r>
      <w:r w:rsidR="00D54611">
        <w:t>para</w:t>
      </w:r>
      <w:r w:rsidR="00DE785B">
        <w:t xml:space="preserve"> receber e inserir </w:t>
      </w:r>
      <w:r w:rsidR="00AC5BC6">
        <w:t xml:space="preserve">os valores registados pelos sensores da estação </w:t>
      </w:r>
      <w:r w:rsidR="00DE785B">
        <w:t xml:space="preserve">na base dados e </w:t>
      </w:r>
      <w:r w:rsidR="00624E25" w:rsidRPr="00624E25">
        <w:t>disponibilização de dados relacionados com meteorologia agronómica</w:t>
      </w:r>
      <w:r w:rsidR="00DE785B">
        <w:t xml:space="preserve">. Por fim uma página </w:t>
      </w:r>
      <w:r w:rsidR="00DE785B" w:rsidRPr="00DE785B">
        <w:rPr>
          <w:i/>
          <w:iCs/>
        </w:rPr>
        <w:t>web</w:t>
      </w:r>
      <w:r w:rsidR="00DE785B">
        <w:t xml:space="preserve"> para </w:t>
      </w:r>
      <w:r w:rsidR="00AC5BC6">
        <w:t>que o utilizador possa ver e analisar os dados</w:t>
      </w:r>
      <w:r w:rsidR="00DE785B">
        <w:t>.</w:t>
      </w:r>
    </w:p>
    <w:p w14:paraId="53EBD7D4" w14:textId="77777777" w:rsidR="00DE785B" w:rsidRPr="003B53FF" w:rsidRDefault="00DE785B" w:rsidP="00E50E37"/>
    <w:p w14:paraId="144E8EFF" w14:textId="77777777" w:rsidR="003B53FF" w:rsidRDefault="003B53FF" w:rsidP="006D40B4">
      <w:pPr>
        <w:pStyle w:val="Ttulo2"/>
      </w:pPr>
      <w:bookmarkStart w:id="56" w:name="_Toc74902347"/>
      <w:r>
        <w:t>Contexto</w:t>
      </w:r>
      <w:bookmarkEnd w:id="56"/>
    </w:p>
    <w:p w14:paraId="48DC975F" w14:textId="567C49F2" w:rsidR="008231DD" w:rsidRDefault="008231DD" w:rsidP="00E50B7A">
      <w:r>
        <w:t xml:space="preserve">Este projeto foi proposto pela empresa </w:t>
      </w:r>
      <w:proofErr w:type="spellStart"/>
      <w:ins w:id="57" w:author="Ricardo Ferreira" w:date="2021-06-18T15:23:00Z">
        <w:r w:rsidR="001504D0" w:rsidRPr="008C4CBC">
          <w:t>Phosphorland</w:t>
        </w:r>
        <w:proofErr w:type="spellEnd"/>
        <w:r w:rsidR="001504D0" w:rsidRPr="008C4CBC">
          <w:t xml:space="preserve"> - Consultoria Agrícola, </w:t>
        </w:r>
        <w:proofErr w:type="spellStart"/>
        <w:r w:rsidR="001504D0" w:rsidRPr="008C4CBC">
          <w:t>Lda</w:t>
        </w:r>
      </w:ins>
      <w:proofErr w:type="spellEnd"/>
      <w:del w:id="58" w:author="Ricardo Ferreira" w:date="2021-06-18T15:23:00Z">
        <w:r w:rsidDel="001504D0">
          <w:delText xml:space="preserve">Phosphorland </w:delText>
        </w:r>
      </w:del>
      <w:del w:id="59" w:author="Ricardo Ferreira" w:date="2021-06-18T15:21:00Z">
        <w:r w:rsidDel="001504D0">
          <w:delText>lda</w:delText>
        </w:r>
      </w:del>
      <w:r>
        <w:t xml:space="preserve">, a qual oferece ao mercado um software de gestão agrícola que abrange todo o setor agroalimentar. </w:t>
      </w:r>
      <w:del w:id="60" w:author="Ricardo Ferreira" w:date="2021-06-18T15:23:00Z">
        <w:r w:rsidDel="001504D0">
          <w:delText xml:space="preserve"> </w:delText>
        </w:r>
      </w:del>
      <w:r>
        <w:t xml:space="preserve">Este software é usado pelos agricultores para realizarem a gestão das suas explorações agrícolas. Com o recurso cada vez maior dos dados meteorológicos para ajudar e definir as operações de campo, tornou-se essencial o </w:t>
      </w:r>
      <w:r>
        <w:lastRenderedPageBreak/>
        <w:t xml:space="preserve">software disponibilizar estes dados de forma prática para que os agricultores possam tomar as melhores decisões. </w:t>
      </w:r>
    </w:p>
    <w:p w14:paraId="345F88DA" w14:textId="51A7F6F8" w:rsidR="008231DD" w:rsidRDefault="008231DD" w:rsidP="00E50B7A">
      <w:r>
        <w:t>Desta forma, este projeto vem ajudar a facultar aos agricultores a possibilidade de integrar as suas estações meteorológicas para poderem ter estes dados em tempo real e poderem alimentar o controlo e eficiência das suas explorações.</w:t>
      </w:r>
    </w:p>
    <w:p w14:paraId="06D55C5C" w14:textId="64B9AB86" w:rsidR="004D1939" w:rsidRPr="003B53FF" w:rsidRDefault="004D1939" w:rsidP="006129D9">
      <w:pPr>
        <w:ind w:firstLine="0"/>
      </w:pPr>
    </w:p>
    <w:p w14:paraId="6CC7361A" w14:textId="77777777" w:rsidR="003B53FF" w:rsidRDefault="003B53FF" w:rsidP="006D40B4">
      <w:pPr>
        <w:pStyle w:val="Ttulo2"/>
      </w:pPr>
      <w:bookmarkStart w:id="61" w:name="_Toc74902348"/>
      <w:r>
        <w:t>Estrutura do documento</w:t>
      </w:r>
      <w:bookmarkEnd w:id="61"/>
    </w:p>
    <w:p w14:paraId="7A6E0B4B" w14:textId="3D0B258E" w:rsidR="003B53FF" w:rsidRPr="003B53FF" w:rsidRDefault="0036066F" w:rsidP="004D1939">
      <w:r w:rsidRPr="0036066F">
        <w:t>Este documento está dividido em</w:t>
      </w:r>
      <w:r>
        <w:t xml:space="preserve"> </w:t>
      </w:r>
      <w:r w:rsidR="00446E53">
        <w:t xml:space="preserve">cinco </w:t>
      </w:r>
      <w:r w:rsidRPr="0036066F">
        <w:t>capítulos</w:t>
      </w:r>
      <w:r>
        <w:t>.</w:t>
      </w:r>
      <w:r w:rsidR="00446E53">
        <w:t xml:space="preserve"> </w:t>
      </w:r>
      <w:r>
        <w:t xml:space="preserve">No </w:t>
      </w:r>
      <w:r w:rsidR="00786227">
        <w:t>capítulo</w:t>
      </w:r>
      <w:r>
        <w:t xml:space="preserve"> </w:t>
      </w:r>
      <w:r w:rsidR="00446E53">
        <w:t>2</w:t>
      </w:r>
      <w:r>
        <w:t xml:space="preserve"> - </w:t>
      </w:r>
      <w:r w:rsidR="004D1939">
        <w:t>Estudo e definição dos requisitos</w:t>
      </w:r>
      <w:r>
        <w:t xml:space="preserve"> – </w:t>
      </w:r>
      <w:r w:rsidR="00446E53">
        <w:t>são</w:t>
      </w:r>
      <w:r>
        <w:t xml:space="preserve"> </w:t>
      </w:r>
      <w:r w:rsidR="00446E53">
        <w:t>descritos os</w:t>
      </w:r>
      <w:r>
        <w:t xml:space="preserve"> aspetos </w:t>
      </w:r>
      <w:r w:rsidR="00786227">
        <w:t>importantes do estudo inicial efetuado,</w:t>
      </w:r>
      <w:r w:rsidR="00BF69CB">
        <w:t xml:space="preserve"> e</w:t>
      </w:r>
      <w:r w:rsidR="00446E53">
        <w:t xml:space="preserve"> é realizada</w:t>
      </w:r>
      <w:r w:rsidR="00BF69CB">
        <w:t xml:space="preserve"> a definição dos requisitos funcionais e não-funcionais.</w:t>
      </w:r>
    </w:p>
    <w:p w14:paraId="1B60AF88" w14:textId="1402D82D" w:rsidR="005D1639" w:rsidRDefault="00786227" w:rsidP="00BF69CB">
      <w:pPr>
        <w:ind w:firstLine="708"/>
      </w:pPr>
      <w:r>
        <w:t>Depois</w:t>
      </w:r>
      <w:r w:rsidR="00446E53">
        <w:t>,</w:t>
      </w:r>
      <w:r>
        <w:t xml:space="preserve"> no capítulo </w:t>
      </w:r>
      <w:r w:rsidR="00446E53">
        <w:t xml:space="preserve">3 </w:t>
      </w:r>
      <w:r>
        <w:t>– D</w:t>
      </w:r>
      <w:r w:rsidR="00BF69CB">
        <w:t>esenvolvimento</w:t>
      </w:r>
      <w:r>
        <w:t xml:space="preserve"> - </w:t>
      </w:r>
      <w:r w:rsidR="00BF69CB">
        <w:t xml:space="preserve">é apresentada a arquitetura do sistema e base de dados, </w:t>
      </w:r>
      <w:r w:rsidR="00446E53">
        <w:t>incluindo</w:t>
      </w:r>
      <w:r w:rsidR="00BF69CB">
        <w:t xml:space="preserve"> as principais etapas do desenvolvimento.</w:t>
      </w:r>
    </w:p>
    <w:p w14:paraId="11245F8B" w14:textId="7DB34DD4" w:rsidR="00BF69CB" w:rsidRDefault="00786227" w:rsidP="00446E53">
      <w:pPr>
        <w:ind w:firstLine="708"/>
      </w:pPr>
      <w:r>
        <w:t xml:space="preserve">Seguidamente no capítulo </w:t>
      </w:r>
      <w:r w:rsidR="00446E53">
        <w:t xml:space="preserve">4 </w:t>
      </w:r>
      <w:r>
        <w:t>- A</w:t>
      </w:r>
      <w:r w:rsidR="00BF69CB">
        <w:t xml:space="preserve">nálise de resultados </w:t>
      </w:r>
      <w:r>
        <w:t xml:space="preserve">- </w:t>
      </w:r>
      <w:r w:rsidR="00446E53">
        <w:t>são</w:t>
      </w:r>
      <w:r w:rsidR="00BF69CB">
        <w:t xml:space="preserve"> exibido</w:t>
      </w:r>
      <w:r w:rsidR="00446E53">
        <w:t>s</w:t>
      </w:r>
      <w:r w:rsidR="00BF69CB">
        <w:t xml:space="preserve"> os resultados do desenvolvimento, tais como a API e a página web, e as principais dificuldades no desenvolvimento.</w:t>
      </w:r>
    </w:p>
    <w:p w14:paraId="3D073C44" w14:textId="2527D0FB" w:rsidR="00BF69CB" w:rsidRDefault="00BF69CB" w:rsidP="006D40B4">
      <w:pPr>
        <w:ind w:firstLine="0"/>
      </w:pPr>
      <w:r>
        <w:tab/>
      </w:r>
      <w:r w:rsidR="00446E53">
        <w:t xml:space="preserve">Por último, </w:t>
      </w:r>
      <w:r w:rsidR="00786227">
        <w:t xml:space="preserve">o capítulo </w:t>
      </w:r>
      <w:r w:rsidR="00446E53">
        <w:t xml:space="preserve">5 </w:t>
      </w:r>
      <w:r w:rsidR="00786227">
        <w:t>- C</w:t>
      </w:r>
      <w:r>
        <w:t xml:space="preserve">onclusão </w:t>
      </w:r>
      <w:r w:rsidR="00786227">
        <w:t xml:space="preserve">- </w:t>
      </w:r>
      <w:r w:rsidR="007157FC">
        <w:t xml:space="preserve">encerra o projeto com as principais conclusões e melhorias </w:t>
      </w:r>
      <w:r w:rsidR="00446E53">
        <w:t xml:space="preserve">futuras </w:t>
      </w:r>
      <w:r w:rsidR="007157FC">
        <w:t>ao projeto</w:t>
      </w:r>
    </w:p>
    <w:p w14:paraId="24352070" w14:textId="77777777" w:rsidR="00BF69CB" w:rsidRDefault="00BF69CB" w:rsidP="006D40B4">
      <w:pPr>
        <w:ind w:firstLine="0"/>
      </w:pPr>
    </w:p>
    <w:p w14:paraId="673AC554" w14:textId="77777777" w:rsidR="0026547F" w:rsidRDefault="0026547F" w:rsidP="006D40B4">
      <w:pPr>
        <w:ind w:firstLine="0"/>
        <w:sectPr w:rsidR="0026547F" w:rsidSect="00DC0777">
          <w:footerReference w:type="default" r:id="rId29"/>
          <w:footerReference w:type="first" r:id="rId30"/>
          <w:pgSz w:w="11906" w:h="16838"/>
          <w:pgMar w:top="1418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14:paraId="54B107F3" w14:textId="77777777" w:rsidR="00073081" w:rsidRDefault="00073081" w:rsidP="006D40B4">
      <w:pPr>
        <w:ind w:firstLine="0"/>
      </w:pPr>
    </w:p>
    <w:p w14:paraId="268AC65A" w14:textId="77777777" w:rsidR="0026547F" w:rsidRDefault="0026547F" w:rsidP="006D40B4">
      <w:pPr>
        <w:ind w:firstLine="0"/>
      </w:pPr>
    </w:p>
    <w:p w14:paraId="34E832B4" w14:textId="77777777" w:rsidR="0026547F" w:rsidRDefault="0026547F" w:rsidP="006D40B4">
      <w:pPr>
        <w:ind w:firstLine="0"/>
      </w:pPr>
    </w:p>
    <w:p w14:paraId="4AEDEC38" w14:textId="77777777" w:rsidR="0026547F" w:rsidRPr="006F73DB" w:rsidRDefault="0026547F" w:rsidP="006D40B4">
      <w:pPr>
        <w:ind w:firstLine="0"/>
      </w:pPr>
    </w:p>
    <w:p w14:paraId="248C0F77" w14:textId="392496C5" w:rsidR="00073081" w:rsidRDefault="00624E25" w:rsidP="006D40B4">
      <w:pPr>
        <w:pStyle w:val="Ttulo1"/>
      </w:pPr>
      <w:bookmarkStart w:id="62" w:name="_Toc74902349"/>
      <w:r>
        <w:t>Estud</w:t>
      </w:r>
      <w:r w:rsidR="00446E53">
        <w:t>o</w:t>
      </w:r>
      <w:r>
        <w:t xml:space="preserve"> e definição dos requisitos</w:t>
      </w:r>
      <w:bookmarkEnd w:id="62"/>
    </w:p>
    <w:p w14:paraId="7680B934" w14:textId="70F040FE" w:rsidR="00624E25" w:rsidRDefault="00624E25" w:rsidP="00624E25">
      <w:r>
        <w:t>No estudo inicial do projeto foi necessário perceber como as estações meteorológicas automáticas comunicam, o tipo de dados que recolhem e perceber se existe</w:t>
      </w:r>
      <w:r w:rsidR="00AC5BC6">
        <w:t>m</w:t>
      </w:r>
      <w:r>
        <w:t xml:space="preserve"> soluções deste tipo no mercado.</w:t>
      </w:r>
    </w:p>
    <w:p w14:paraId="4BFA3DE5" w14:textId="77777777" w:rsidR="00750A0E" w:rsidRPr="00624E25" w:rsidRDefault="00750A0E" w:rsidP="00624E25"/>
    <w:p w14:paraId="13011D5F" w14:textId="56A8CF2B" w:rsidR="00624E25" w:rsidRPr="00624E25" w:rsidRDefault="00624E25" w:rsidP="00624E25">
      <w:pPr>
        <w:pStyle w:val="Ttulo2"/>
      </w:pPr>
      <w:bookmarkStart w:id="63" w:name="_Toc74902350"/>
      <w:r>
        <w:t>O que são dados meteorológicos</w:t>
      </w:r>
      <w:bookmarkEnd w:id="63"/>
    </w:p>
    <w:p w14:paraId="499F27B9" w14:textId="5A254A23" w:rsidR="00B86D87" w:rsidRDefault="00624E25" w:rsidP="00E50E37">
      <w:r w:rsidRPr="00624E25">
        <w:t>Os dados meteorológicos são dados que representam o estado do tempo de alguma localização geográfica</w:t>
      </w:r>
      <w:r w:rsidR="00446E53">
        <w:t>.</w:t>
      </w:r>
      <w:r w:rsidRPr="00624E25">
        <w:t xml:space="preserve"> </w:t>
      </w:r>
      <w:r w:rsidR="00446E53">
        <w:t>O</w:t>
      </w:r>
      <w:r w:rsidRPr="00624E25">
        <w:t xml:space="preserve">s dados são lidos através de sensores </w:t>
      </w:r>
      <w:r w:rsidR="00AC5BC6">
        <w:t xml:space="preserve">presentes nas </w:t>
      </w:r>
      <w:r w:rsidRPr="00624E25">
        <w:t>estações meteorológicas. A recolha dos dados é efetuada por estações meteorológicas automáticas que estão equipadas com sensores para medir vários parâmetros</w:t>
      </w:r>
      <w:r w:rsidR="00AC5BC6">
        <w:t xml:space="preserve"> que</w:t>
      </w:r>
      <w:r w:rsidRPr="00624E25">
        <w:t xml:space="preserve"> podem variar dependendo da estação. Os tipos de dados normalmente são todos valores numéricos representando alguma medida, tais como</w:t>
      </w:r>
      <w:r w:rsidR="00AC5BC6">
        <w:t>:</w:t>
      </w:r>
      <w:r w:rsidRPr="00624E25">
        <w:t xml:space="preserve"> temperatura</w:t>
      </w:r>
      <w:r w:rsidR="00027A42">
        <w:t xml:space="preserve"> (Cº)</w:t>
      </w:r>
      <w:r w:rsidRPr="00624E25">
        <w:t>, humidade relativa</w:t>
      </w:r>
      <w:r w:rsidR="00027A42">
        <w:t xml:space="preserve"> (%)</w:t>
      </w:r>
      <w:r w:rsidRPr="00624E25">
        <w:t>, radiação solar</w:t>
      </w:r>
      <w:r w:rsidR="00027A42">
        <w:t xml:space="preserve"> (KJ/m</w:t>
      </w:r>
      <w:r w:rsidR="00027A42">
        <w:rPr>
          <w:vertAlign w:val="superscript"/>
        </w:rPr>
        <w:t>2</w:t>
      </w:r>
      <w:r w:rsidR="00027A42">
        <w:t>)</w:t>
      </w:r>
      <w:r w:rsidRPr="00624E25">
        <w:t>, intensidade do vento</w:t>
      </w:r>
      <w:r w:rsidR="00027A42">
        <w:t xml:space="preserve"> (Km/h)</w:t>
      </w:r>
      <w:r w:rsidRPr="00624E25">
        <w:t xml:space="preserve">, direção do </w:t>
      </w:r>
      <w:r w:rsidR="00783A12" w:rsidRPr="00624E25">
        <w:t>vento</w:t>
      </w:r>
      <w:r w:rsidR="00783A12">
        <w:t>,</w:t>
      </w:r>
      <w:r w:rsidRPr="00624E25">
        <w:t xml:space="preserve"> precipitação</w:t>
      </w:r>
      <w:r w:rsidR="00027A42">
        <w:t xml:space="preserve"> (mm)</w:t>
      </w:r>
      <w:r w:rsidRPr="00624E25">
        <w:t>, pressão</w:t>
      </w:r>
      <w:r w:rsidR="00027A42">
        <w:t xml:space="preserve"> (HPA)</w:t>
      </w:r>
      <w:r w:rsidRPr="00624E25">
        <w:t>, temperatura do solo</w:t>
      </w:r>
      <w:r w:rsidR="00027A42">
        <w:t xml:space="preserve"> (Cº) </w:t>
      </w:r>
      <w:r w:rsidRPr="00624E25">
        <w:t>a 0</w:t>
      </w:r>
      <w:r w:rsidR="00446E53">
        <w:t>,</w:t>
      </w:r>
      <w:r w:rsidRPr="00624E25">
        <w:t>5</w:t>
      </w:r>
      <w:r w:rsidR="00446E53">
        <w:t xml:space="preserve"> </w:t>
      </w:r>
      <w:r w:rsidRPr="00624E25">
        <w:t>m, a 1</w:t>
      </w:r>
      <w:r w:rsidR="00446E53">
        <w:t>,</w:t>
      </w:r>
      <w:r w:rsidRPr="00624E25">
        <w:t>5</w:t>
      </w:r>
      <w:r w:rsidR="00446E53">
        <w:t xml:space="preserve"> </w:t>
      </w:r>
      <w:r w:rsidRPr="00624E25">
        <w:t>m e a 3</w:t>
      </w:r>
      <w:r w:rsidR="00446E53">
        <w:t xml:space="preserve"> </w:t>
      </w:r>
      <w:r w:rsidRPr="00624E25">
        <w:t>m</w:t>
      </w:r>
      <w:r w:rsidR="00446E53">
        <w:t>,</w:t>
      </w:r>
      <w:r w:rsidRPr="00624E25">
        <w:t xml:space="preserve"> e a humidade</w:t>
      </w:r>
      <w:r w:rsidR="0001589D">
        <w:t xml:space="preserve"> (%)</w:t>
      </w:r>
      <w:r w:rsidRPr="00624E25">
        <w:t xml:space="preserve"> do solo a 0</w:t>
      </w:r>
      <w:r w:rsidR="00446E53">
        <w:t>,</w:t>
      </w:r>
      <w:r w:rsidRPr="00624E25">
        <w:t>5 m, a 1</w:t>
      </w:r>
      <w:r w:rsidR="00446E53">
        <w:t>,</w:t>
      </w:r>
      <w:r w:rsidRPr="00624E25">
        <w:t>5</w:t>
      </w:r>
      <w:r w:rsidR="00446E53">
        <w:t xml:space="preserve"> </w:t>
      </w:r>
      <w:r w:rsidRPr="00624E25">
        <w:t>m e a 3</w:t>
      </w:r>
      <w:r w:rsidR="00446E53">
        <w:t xml:space="preserve"> </w:t>
      </w:r>
      <w:r w:rsidRPr="00624E25">
        <w:t>m.</w:t>
      </w:r>
    </w:p>
    <w:p w14:paraId="639A19A6" w14:textId="77777777" w:rsidR="00750A0E" w:rsidRDefault="00750A0E" w:rsidP="00E50E37"/>
    <w:p w14:paraId="7C9ACA7C" w14:textId="04BEA0C1" w:rsidR="00624E25" w:rsidRPr="00804760" w:rsidRDefault="00624E25" w:rsidP="00624E25">
      <w:pPr>
        <w:pStyle w:val="Ttulo2"/>
      </w:pPr>
      <w:bookmarkStart w:id="64" w:name="_Toc74902351"/>
      <w:r>
        <w:t>Soluções existentes</w:t>
      </w:r>
      <w:bookmarkEnd w:id="64"/>
    </w:p>
    <w:p w14:paraId="0E4EA8D9" w14:textId="599CB710" w:rsidR="00624E25" w:rsidRDefault="00624E25" w:rsidP="00624E25">
      <w:r>
        <w:t xml:space="preserve">No início do projeto, </w:t>
      </w:r>
      <w:r w:rsidR="00446E53">
        <w:t>realizou</w:t>
      </w:r>
      <w:r>
        <w:t>-se uma pesquisa por soluções deste tipo no mercado</w:t>
      </w:r>
      <w:r w:rsidR="00446E53">
        <w:t xml:space="preserve">, tendo se chegado à conclusão </w:t>
      </w:r>
      <w:proofErr w:type="gramStart"/>
      <w:r w:rsidR="00446E53">
        <w:t>que</w:t>
      </w:r>
      <w:proofErr w:type="gramEnd"/>
      <w:r w:rsidR="00446E53">
        <w:t xml:space="preserve"> </w:t>
      </w:r>
      <w:r w:rsidR="00F72E13">
        <w:t xml:space="preserve">existem </w:t>
      </w:r>
      <w:r w:rsidR="00446E53">
        <w:t xml:space="preserve">muito </w:t>
      </w:r>
      <w:r>
        <w:t>pou</w:t>
      </w:r>
      <w:r w:rsidR="00F72E13">
        <w:t>c</w:t>
      </w:r>
      <w:r>
        <w:t xml:space="preserve">as soluções e </w:t>
      </w:r>
      <w:r w:rsidR="00446E53">
        <w:t xml:space="preserve">que estas </w:t>
      </w:r>
      <w:r>
        <w:t>são algo limitadas no seu funcionamento. Percebeu-se que as estações meteorológicas para o envio de dados remotamente podem utilizar vári</w:t>
      </w:r>
      <w:r w:rsidR="00F72E13">
        <w:t>o</w:t>
      </w:r>
      <w:r>
        <w:t>s</w:t>
      </w:r>
      <w:r w:rsidR="00F72E13">
        <w:t xml:space="preserve"> tipos de</w:t>
      </w:r>
      <w:r>
        <w:t xml:space="preserve"> redes como a rede</w:t>
      </w:r>
      <w:r w:rsidR="00745F5C">
        <w:t xml:space="preserve"> </w:t>
      </w:r>
      <w:r>
        <w:t>G</w:t>
      </w:r>
      <w:r w:rsidR="00745F5C">
        <w:t xml:space="preserve">lobal </w:t>
      </w:r>
      <w:proofErr w:type="spellStart"/>
      <w:r>
        <w:t>S</w:t>
      </w:r>
      <w:r w:rsidR="00745F5C">
        <w:t>ystem</w:t>
      </w:r>
      <w:proofErr w:type="spellEnd"/>
      <w:r w:rsidR="00745F5C">
        <w:t xml:space="preserve"> for </w:t>
      </w:r>
      <w:r>
        <w:t>M</w:t>
      </w:r>
      <w:r w:rsidR="00745F5C">
        <w:t xml:space="preserve">obile </w:t>
      </w:r>
      <w:proofErr w:type="spellStart"/>
      <w:r w:rsidR="00745F5C">
        <w:t>Comunications</w:t>
      </w:r>
      <w:proofErr w:type="spellEnd"/>
      <w:r w:rsidR="0001589D">
        <w:t xml:space="preserve"> (GSM)</w:t>
      </w:r>
      <w:ins w:id="65" w:author="Ricardo Ferreira" w:date="2021-06-18T15:26:00Z">
        <w:r w:rsidR="001504D0">
          <w:t xml:space="preserve">, </w:t>
        </w:r>
      </w:ins>
      <w:del w:id="66" w:author="Ricardo Ferreira" w:date="2021-06-18T15:26:00Z">
        <w:r w:rsidR="00CA5267" w:rsidDel="001504D0">
          <w:delText xml:space="preserve"> e </w:delText>
        </w:r>
      </w:del>
      <w:r w:rsidR="0001589D" w:rsidRPr="0001589D">
        <w:t xml:space="preserve">Long Range </w:t>
      </w:r>
      <w:proofErr w:type="spellStart"/>
      <w:r w:rsidR="0001589D" w:rsidRPr="0001589D">
        <w:t>Wide</w:t>
      </w:r>
      <w:proofErr w:type="spellEnd"/>
      <w:r w:rsidR="0001589D" w:rsidRPr="0001589D">
        <w:t xml:space="preserve"> </w:t>
      </w:r>
      <w:proofErr w:type="spellStart"/>
      <w:r w:rsidR="0001589D" w:rsidRPr="0001589D">
        <w:t>Area</w:t>
      </w:r>
      <w:proofErr w:type="spellEnd"/>
      <w:r w:rsidR="0001589D" w:rsidRPr="0001589D">
        <w:t xml:space="preserve"> Network</w:t>
      </w:r>
      <w:r w:rsidR="0001589D">
        <w:t xml:space="preserve"> (</w:t>
      </w:r>
      <w:proofErr w:type="spellStart"/>
      <w:r w:rsidR="0001589D">
        <w:t>LoRaWAN</w:t>
      </w:r>
      <w:proofErr w:type="spellEnd"/>
      <w:r w:rsidR="0001589D">
        <w:t>)</w:t>
      </w:r>
      <w:ins w:id="67" w:author="Ricardo Ferreira" w:date="2021-06-18T15:26:00Z">
        <w:r w:rsidR="001504D0">
          <w:t xml:space="preserve">, </w:t>
        </w:r>
        <w:proofErr w:type="spellStart"/>
        <w:r w:rsidR="001504D0">
          <w:t>SigFox</w:t>
        </w:r>
        <w:proofErr w:type="spellEnd"/>
        <w:r w:rsidR="001504D0">
          <w:t>, e outras</w:t>
        </w:r>
      </w:ins>
      <w:r w:rsidR="00CA5267">
        <w:t>.</w:t>
      </w:r>
    </w:p>
    <w:p w14:paraId="6CD599DC" w14:textId="60AD9CDF" w:rsidR="00922C0D" w:rsidRDefault="00036024" w:rsidP="00624E25">
      <w:r>
        <w:t xml:space="preserve">As estações meteorológicas encontradas, pertencem a várias empresas da área, </w:t>
      </w:r>
      <w:r w:rsidR="00EC2D06">
        <w:t>como</w:t>
      </w:r>
      <w:r>
        <w:t xml:space="preserve">, a </w:t>
      </w:r>
      <w:proofErr w:type="spellStart"/>
      <w:r>
        <w:t>Pessl</w:t>
      </w:r>
      <w:proofErr w:type="spellEnd"/>
      <w:r>
        <w:t xml:space="preserve"> </w:t>
      </w:r>
      <w:proofErr w:type="spellStart"/>
      <w:r>
        <w:t>Instruments</w:t>
      </w:r>
      <w:proofErr w:type="spellEnd"/>
      <w:r>
        <w:t xml:space="preserve">, que oferece uma variedade de estações meteorológicas e </w:t>
      </w:r>
      <w:r>
        <w:lastRenderedPageBreak/>
        <w:t xml:space="preserve">sensores, mas não é possível receber os dados diretamente dessas estações sem passar pela </w:t>
      </w:r>
      <w:proofErr w:type="spellStart"/>
      <w:r w:rsidRPr="00036024">
        <w:rPr>
          <w:i/>
          <w:iCs/>
        </w:rPr>
        <w:t>cloud</w:t>
      </w:r>
      <w:proofErr w:type="spellEnd"/>
      <w:r>
        <w:t xml:space="preserve"> deles.</w:t>
      </w:r>
      <w:r w:rsidR="00CC24A3">
        <w:t xml:space="preserve"> Existe ainda a Davis </w:t>
      </w:r>
      <w:proofErr w:type="spellStart"/>
      <w:r w:rsidR="00CC24A3">
        <w:t>Instruments</w:t>
      </w:r>
      <w:proofErr w:type="spellEnd"/>
      <w:r w:rsidR="00EC2D06">
        <w:t xml:space="preserve"> e a </w:t>
      </w:r>
      <w:proofErr w:type="spellStart"/>
      <w:r w:rsidR="00EC2D06">
        <w:t>RainWise</w:t>
      </w:r>
      <w:proofErr w:type="spellEnd"/>
      <w:r w:rsidR="00CC24A3">
        <w:t xml:space="preserve"> que funciona como</w:t>
      </w:r>
      <w:r w:rsidR="00793DF2">
        <w:t xml:space="preserve"> a </w:t>
      </w:r>
      <w:proofErr w:type="spellStart"/>
      <w:r w:rsidR="00793DF2">
        <w:t>Pessl</w:t>
      </w:r>
      <w:proofErr w:type="spellEnd"/>
      <w:r w:rsidR="00793DF2">
        <w:t xml:space="preserve"> </w:t>
      </w:r>
      <w:proofErr w:type="spellStart"/>
      <w:r w:rsidR="00793DF2">
        <w:t>Instruments</w:t>
      </w:r>
      <w:proofErr w:type="spellEnd"/>
      <w:r w:rsidR="00793DF2">
        <w:t>.</w:t>
      </w:r>
      <w:r w:rsidR="00EC2D06">
        <w:t xml:space="preserve"> Depois ainda existe </w:t>
      </w:r>
      <w:proofErr w:type="spellStart"/>
      <w:r w:rsidR="00EC2D06">
        <w:t>Ambient</w:t>
      </w:r>
      <w:proofErr w:type="spellEnd"/>
      <w:r w:rsidR="00EC2D06">
        <w:t xml:space="preserve"> </w:t>
      </w:r>
      <w:proofErr w:type="spellStart"/>
      <w:r w:rsidR="00EC2D06">
        <w:t>Weather</w:t>
      </w:r>
      <w:proofErr w:type="spellEnd"/>
      <w:r w:rsidR="00EC2D06">
        <w:t xml:space="preserve">, que as estações só oferecem comunicação através de uma rede </w:t>
      </w:r>
      <w:proofErr w:type="spellStart"/>
      <w:r w:rsidR="00EC2D06">
        <w:t>wi-fi</w:t>
      </w:r>
      <w:proofErr w:type="spellEnd"/>
      <w:r w:rsidR="00EC2D06">
        <w:t xml:space="preserve"> local.</w:t>
      </w:r>
    </w:p>
    <w:p w14:paraId="0F2AD616" w14:textId="686B9325" w:rsidR="00786227" w:rsidRDefault="00624E25" w:rsidP="00624E25">
      <w:r>
        <w:t xml:space="preserve">Quanto </w:t>
      </w:r>
      <w:r w:rsidR="006C3936">
        <w:t xml:space="preserve">a outras </w:t>
      </w:r>
      <w:r>
        <w:t>estações meteorológicas existe pouca documentação sobre como é que se efetuam as ligações às mesmas através das redes mencionadas</w:t>
      </w:r>
      <w:r w:rsidR="00F72E13">
        <w:t>.</w:t>
      </w:r>
      <w:r w:rsidR="0001589D">
        <w:t xml:space="preserve"> </w:t>
      </w:r>
      <w:r w:rsidR="00F72E13">
        <w:t xml:space="preserve">A </w:t>
      </w:r>
      <w:r>
        <w:t xml:space="preserve">maior parte das estações meteorológicas </w:t>
      </w:r>
      <w:r w:rsidR="00F72E13">
        <w:t xml:space="preserve">não </w:t>
      </w:r>
      <w:r>
        <w:t xml:space="preserve">são modulares. </w:t>
      </w:r>
    </w:p>
    <w:p w14:paraId="6377A486" w14:textId="623CB24D" w:rsidR="00CA5267" w:rsidRDefault="00624E25" w:rsidP="00CA5267">
      <w:r>
        <w:t>As redes de comunicação que estas estaç</w:t>
      </w:r>
      <w:r w:rsidR="00F72E13">
        <w:t>ões</w:t>
      </w:r>
      <w:r>
        <w:t xml:space="preserve"> usam</w:t>
      </w:r>
      <w:r w:rsidR="00F72E13">
        <w:t>, em quase todas e</w:t>
      </w:r>
      <w:r>
        <w:t xml:space="preserve"> a única com maior viabilidade para Portugal </w:t>
      </w:r>
      <w:r w:rsidR="00F72E13">
        <w:t xml:space="preserve">é </w:t>
      </w:r>
      <w:r>
        <w:t>a rede GSM</w:t>
      </w:r>
      <w:r w:rsidR="00F72E13">
        <w:t>,</w:t>
      </w:r>
      <w:r>
        <w:t xml:space="preserve"> pois tem uma boa cobertura em todo o país, ao contrário da rede </w:t>
      </w:r>
      <w:proofErr w:type="spellStart"/>
      <w:r>
        <w:t>LoRaWAN</w:t>
      </w:r>
      <w:proofErr w:type="spellEnd"/>
      <w:ins w:id="68" w:author="Ricardo Ferreira" w:date="2021-06-18T15:27:00Z">
        <w:r w:rsidR="001504D0">
          <w:t xml:space="preserve"> ou </w:t>
        </w:r>
        <w:proofErr w:type="spellStart"/>
        <w:r w:rsidR="001504D0">
          <w:t>Sigfox</w:t>
        </w:r>
      </w:ins>
      <w:proofErr w:type="spellEnd"/>
      <w:r>
        <w:t xml:space="preserve"> que </w:t>
      </w:r>
      <w:r w:rsidR="00F72E13">
        <w:t xml:space="preserve">é </w:t>
      </w:r>
      <w:r>
        <w:t>relativamente recente e possu</w:t>
      </w:r>
      <w:r w:rsidR="00F72E13">
        <w:t>i</w:t>
      </w:r>
      <w:r>
        <w:t xml:space="preserve"> pouca cobertura </w:t>
      </w:r>
      <w:r w:rsidR="00F72E13">
        <w:t>até à data</w:t>
      </w:r>
      <w:r>
        <w:t xml:space="preserve">. </w:t>
      </w:r>
      <w:r w:rsidR="00CA5267" w:rsidRPr="00CA5267">
        <w:t xml:space="preserve">A </w:t>
      </w:r>
      <w:proofErr w:type="spellStart"/>
      <w:r w:rsidR="00CA5267" w:rsidRPr="00CA5267">
        <w:t>LoRaW</w:t>
      </w:r>
      <w:r w:rsidR="0001589D">
        <w:t>AN</w:t>
      </w:r>
      <w:proofErr w:type="spellEnd"/>
      <w:ins w:id="69" w:author="Ricardo Ferreira" w:date="2021-06-18T15:27:00Z">
        <w:r w:rsidR="006A3572">
          <w:t xml:space="preserve"> e </w:t>
        </w:r>
        <w:proofErr w:type="spellStart"/>
        <w:r w:rsidR="006A3572">
          <w:t>Sigfox</w:t>
        </w:r>
      </w:ins>
      <w:proofErr w:type="spellEnd"/>
      <w:r w:rsidR="00CA5267" w:rsidRPr="00CA5267">
        <w:t xml:space="preserve">, </w:t>
      </w:r>
      <w:ins w:id="70" w:author="Ricardo Ferreira" w:date="2021-06-18T15:28:00Z">
        <w:r w:rsidR="006A3572">
          <w:t>s</w:t>
        </w:r>
      </w:ins>
      <w:ins w:id="71" w:author="Ricardo Ferreira" w:date="2021-06-18T15:27:00Z">
        <w:r w:rsidR="006A3572">
          <w:t>ão</w:t>
        </w:r>
      </w:ins>
      <w:del w:id="72" w:author="Ricardo Ferreira" w:date="2021-06-18T15:27:00Z">
        <w:r w:rsidR="00CA5267" w:rsidRPr="00CA5267" w:rsidDel="006A3572">
          <w:delText>é</w:delText>
        </w:r>
      </w:del>
      <w:r w:rsidR="00CA5267" w:rsidRPr="00CA5267">
        <w:t xml:space="preserve"> </w:t>
      </w:r>
      <w:del w:id="73" w:author="Ricardo Ferreira" w:date="2021-06-18T15:28:00Z">
        <w:r w:rsidR="00CA5267" w:rsidRPr="00CA5267" w:rsidDel="006A3572">
          <w:delText xml:space="preserve">uma </w:delText>
        </w:r>
      </w:del>
      <w:r w:rsidR="00CA5267" w:rsidRPr="00CA5267">
        <w:t>rede</w:t>
      </w:r>
      <w:ins w:id="74" w:author="Ricardo Ferreira" w:date="2021-06-18T15:28:00Z">
        <w:r w:rsidR="006A3572">
          <w:t>s</w:t>
        </w:r>
      </w:ins>
      <w:del w:id="75" w:author="Ricardo Ferreira" w:date="2021-06-18T15:28:00Z">
        <w:r w:rsidR="00CA5267" w:rsidRPr="00CA5267" w:rsidDel="006A3572">
          <w:delText xml:space="preserve"> aberta</w:delText>
        </w:r>
      </w:del>
      <w:r w:rsidR="00CA5267" w:rsidRPr="00CA5267">
        <w:t xml:space="preserve"> que utiliza</w:t>
      </w:r>
      <w:ins w:id="76" w:author="Ricardo Ferreira" w:date="2021-06-18T15:28:00Z">
        <w:r w:rsidR="006A3572">
          <w:t>m</w:t>
        </w:r>
      </w:ins>
      <w:r w:rsidR="00CA5267">
        <w:t xml:space="preserve"> frequências de r</w:t>
      </w:r>
      <w:r w:rsidR="00F72E13">
        <w:t>á</w:t>
      </w:r>
      <w:r w:rsidR="00CA5267">
        <w:t>dio para comunica</w:t>
      </w:r>
      <w:r w:rsidR="00F72E13">
        <w:t>r</w:t>
      </w:r>
      <w:r w:rsidR="00CA5267">
        <w:t xml:space="preserve"> </w:t>
      </w:r>
      <w:r w:rsidR="00F72E13">
        <w:t xml:space="preserve">e </w:t>
      </w:r>
      <w:r w:rsidR="00CA5267">
        <w:t>permite</w:t>
      </w:r>
      <w:ins w:id="77" w:author="Ricardo Ferreira" w:date="2021-06-18T15:28:00Z">
        <w:r w:rsidR="006A3572">
          <w:t>m</w:t>
        </w:r>
      </w:ins>
      <w:r w:rsidR="00CA5267">
        <w:t xml:space="preserve"> </w:t>
      </w:r>
      <w:r w:rsidR="00F72E13">
        <w:t xml:space="preserve">a </w:t>
      </w:r>
      <w:r w:rsidR="00CA5267">
        <w:t xml:space="preserve">comunicação </w:t>
      </w:r>
      <w:del w:id="78" w:author="Ricardo Ferreira" w:date="2021-06-18T15:28:00Z">
        <w:r w:rsidR="00CA5267" w:rsidDel="006A3572">
          <w:delText>a</w:delText>
        </w:r>
      </w:del>
      <w:ins w:id="79" w:author="Ricardo Ferreira" w:date="2021-06-18T15:28:00Z">
        <w:r w:rsidR="006A3572">
          <w:t>de</w:t>
        </w:r>
      </w:ins>
      <w:r w:rsidR="00CA5267">
        <w:t xml:space="preserve"> longo alcance e </w:t>
      </w:r>
      <w:del w:id="80" w:author="Ricardo Ferreira" w:date="2021-06-18T15:28:00Z">
        <w:r w:rsidR="00CA5267" w:rsidDel="006A3572">
          <w:delText xml:space="preserve">de </w:delText>
        </w:r>
      </w:del>
      <w:ins w:id="81" w:author="Ricardo Ferreira" w:date="2021-06-18T15:28:00Z">
        <w:r w:rsidR="006A3572">
          <w:t>com</w:t>
        </w:r>
        <w:r w:rsidR="006A3572">
          <w:t xml:space="preserve"> </w:t>
        </w:r>
      </w:ins>
      <w:r w:rsidR="00CA5267">
        <w:t>baixo consum</w:t>
      </w:r>
      <w:r w:rsidR="00F72E13">
        <w:t>o</w:t>
      </w:r>
      <w:r w:rsidR="00CA5267">
        <w:t xml:space="preserve"> energético.</w:t>
      </w:r>
    </w:p>
    <w:p w14:paraId="05268F43" w14:textId="57235C89" w:rsidR="006A2C21" w:rsidRPr="00CA5267" w:rsidRDefault="006A2C21" w:rsidP="00CA5267">
      <w:r>
        <w:t>Existe</w:t>
      </w:r>
      <w:r w:rsidR="00F72E13">
        <w:t>m</w:t>
      </w:r>
      <w:r>
        <w:t xml:space="preserve"> ainda alguns serviços que apresentam dados online como o </w:t>
      </w:r>
      <w:proofErr w:type="spellStart"/>
      <w:r w:rsidRPr="00E50B7A">
        <w:rPr>
          <w:i/>
          <w:iCs/>
        </w:rPr>
        <w:t>Weather</w:t>
      </w:r>
      <w:proofErr w:type="spellEnd"/>
      <w:r w:rsidRPr="00E50B7A">
        <w:rPr>
          <w:i/>
          <w:iCs/>
        </w:rPr>
        <w:t xml:space="preserve"> Undergroun</w:t>
      </w:r>
      <w:r>
        <w:t>d</w:t>
      </w:r>
      <w:r w:rsidR="0001589D">
        <w:t xml:space="preserve"> (</w:t>
      </w:r>
      <w:r w:rsidR="007A662F">
        <w:fldChar w:fldCharType="begin"/>
      </w:r>
      <w:ins w:id="82" w:author="Ricardo Ferreira" w:date="2021-06-18T15:29:00Z">
        <w:r w:rsidR="006A3572">
          <w:instrText>HYPERLINK "https://www.wunderground.com"</w:instrText>
        </w:r>
      </w:ins>
      <w:del w:id="83" w:author="Ricardo Ferreira" w:date="2021-06-18T15:29:00Z">
        <w:r w:rsidR="007A662F" w:rsidDel="006A3572">
          <w:delInstrText xml:space="preserve"> HYPERLINK "https://www.wun</w:delInstrText>
        </w:r>
        <w:r w:rsidR="007A662F" w:rsidDel="006A3572">
          <w:delInstrText xml:space="preserve">derground.com/" </w:delInstrText>
        </w:r>
      </w:del>
      <w:ins w:id="84" w:author="Ricardo Ferreira" w:date="2021-06-18T15:29:00Z"/>
      <w:r w:rsidR="007A662F">
        <w:fldChar w:fldCharType="separate"/>
      </w:r>
      <w:del w:id="85" w:author="Ricardo Ferreira" w:date="2021-06-18T15:29:00Z">
        <w:r w:rsidR="0001589D" w:rsidRPr="0001589D" w:rsidDel="006A3572">
          <w:rPr>
            <w:rStyle w:val="Hiperligao"/>
          </w:rPr>
          <w:delText>https://www.wunderground.com/</w:delText>
        </w:r>
      </w:del>
      <w:ins w:id="86" w:author="Ricardo Ferreira" w:date="2021-06-18T15:29:00Z">
        <w:r w:rsidR="006A3572">
          <w:rPr>
            <w:rStyle w:val="Hiperligao"/>
          </w:rPr>
          <w:t>https://www.wunderground.com</w:t>
        </w:r>
      </w:ins>
      <w:r w:rsidR="007A662F">
        <w:rPr>
          <w:rStyle w:val="Hiperligao"/>
        </w:rPr>
        <w:fldChar w:fldCharType="end"/>
      </w:r>
      <w:r w:rsidR="0001589D">
        <w:t>)</w:t>
      </w:r>
      <w:r>
        <w:t xml:space="preserve">, que é uma comunidade global de pessoas que ligam as suas estações meteorológicas pessoais a esta rede, e podem aceder remotamente a </w:t>
      </w:r>
      <w:r w:rsidR="00F72E13">
        <w:t xml:space="preserve">todos os </w:t>
      </w:r>
      <w:r>
        <w:t>dados.</w:t>
      </w:r>
    </w:p>
    <w:p w14:paraId="5B1DD4FD" w14:textId="17AE1486" w:rsidR="00073081" w:rsidRDefault="00624E25" w:rsidP="00811A28">
      <w:r>
        <w:t xml:space="preserve">Como não foi possível encontrar uma estação meteorológica que cumprisse os requisitos necessários, </w:t>
      </w:r>
      <w:r w:rsidR="00750A0E">
        <w:t>tomou-se a decisão de implementar um novo</w:t>
      </w:r>
      <w:r>
        <w:t xml:space="preserve"> sistema</w:t>
      </w:r>
      <w:r w:rsidR="00750A0E">
        <w:t xml:space="preserve"> que permita enviar os</w:t>
      </w:r>
      <w:r>
        <w:t xml:space="preserve"> dados </w:t>
      </w:r>
      <w:r w:rsidR="00750A0E">
        <w:t xml:space="preserve">meteorológicos </w:t>
      </w:r>
      <w:r>
        <w:t xml:space="preserve">através de um </w:t>
      </w:r>
      <w:proofErr w:type="spellStart"/>
      <w:r w:rsidRPr="00811A28">
        <w:rPr>
          <w:i/>
          <w:iCs/>
        </w:rPr>
        <w:t>endpoint</w:t>
      </w:r>
      <w:proofErr w:type="spellEnd"/>
      <w:r>
        <w:t xml:space="preserve"> na API, para serem inseridos na base de dados</w:t>
      </w:r>
      <w:r w:rsidR="00F72E13">
        <w:t xml:space="preserve"> e apresentados ao utilizador</w:t>
      </w:r>
      <w:r>
        <w:t>.</w:t>
      </w:r>
    </w:p>
    <w:p w14:paraId="0C5620C4" w14:textId="77777777" w:rsidR="00750A0E" w:rsidRDefault="00750A0E" w:rsidP="00811A28"/>
    <w:p w14:paraId="3D83C8CD" w14:textId="0F01F03A" w:rsidR="00811A28" w:rsidRDefault="00811A28" w:rsidP="00811A28">
      <w:pPr>
        <w:pStyle w:val="Ttulo2"/>
      </w:pPr>
      <w:bookmarkStart w:id="87" w:name="_Toc74902352"/>
      <w:r>
        <w:t>Requisitos funcionais</w:t>
      </w:r>
      <w:bookmarkEnd w:id="87"/>
    </w:p>
    <w:p w14:paraId="29ACA3EB" w14:textId="5AED3346" w:rsidR="0019108A" w:rsidRDefault="00811A28" w:rsidP="0019108A">
      <w:r w:rsidRPr="00811A28">
        <w:t>Após uma pesquisa de soluções existentes no mercado e da solução idealizada chegou-se aos seguintes requisitos</w:t>
      </w:r>
      <w:r w:rsidR="007A21E5">
        <w:t xml:space="preserve">, apresentados na </w:t>
      </w:r>
      <w:r w:rsidR="007A21E5">
        <w:fldChar w:fldCharType="begin"/>
      </w:r>
      <w:r w:rsidR="007A21E5">
        <w:instrText xml:space="preserve"> REF _Ref73613567 \h </w:instrText>
      </w:r>
      <w:r w:rsidR="007A21E5">
        <w:fldChar w:fldCharType="separate"/>
      </w:r>
      <w:r w:rsidR="00784DF4">
        <w:t xml:space="preserve">Tabela </w:t>
      </w:r>
      <w:r w:rsidR="00784DF4">
        <w:rPr>
          <w:noProof/>
        </w:rPr>
        <w:t>1</w:t>
      </w:r>
      <w:r w:rsidR="007A21E5">
        <w:fldChar w:fldCharType="end"/>
      </w:r>
      <w:r w:rsidR="00750A0E">
        <w:t>.</w:t>
      </w:r>
    </w:p>
    <w:p w14:paraId="2795EF00" w14:textId="77777777" w:rsidR="00750A0E" w:rsidRDefault="00750A0E" w:rsidP="0019108A"/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847"/>
        <w:gridCol w:w="1848"/>
        <w:gridCol w:w="2408"/>
        <w:gridCol w:w="4393"/>
      </w:tblGrid>
      <w:tr w:rsidR="00EA145C" w:rsidRPr="00750A0E" w14:paraId="3AE4FD8D" w14:textId="77777777" w:rsidTr="0091600B">
        <w:trPr>
          <w:trHeight w:val="331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</w:tcPr>
          <w:p w14:paraId="057127E2" w14:textId="7875BC52" w:rsidR="00EA145C" w:rsidRPr="00750A0E" w:rsidRDefault="00EA145C" w:rsidP="00EA145C">
            <w:pPr>
              <w:tabs>
                <w:tab w:val="left" w:pos="610"/>
              </w:tabs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</w:pPr>
            <w:proofErr w:type="spellStart"/>
            <w:r w:rsidRPr="00750A0E">
              <w:rPr>
                <w:rFonts w:asciiTheme="minorHAnsi" w:eastAsia="Times New Roman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  <w:t>Ref</w:t>
            </w:r>
            <w:proofErr w:type="spellEnd"/>
            <w:r w:rsidRPr="00750A0E">
              <w:rPr>
                <w:rFonts w:asciiTheme="minorHAnsi" w:eastAsia="Times New Roman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  <w:t>.</w:t>
            </w:r>
          </w:p>
        </w:tc>
        <w:tc>
          <w:tcPr>
            <w:tcW w:w="973" w:type="pct"/>
            <w:tcBorders>
              <w:left w:val="nil"/>
              <w:right w:val="nil"/>
            </w:tcBorders>
            <w:noWrap/>
          </w:tcPr>
          <w:p w14:paraId="6113C39E" w14:textId="1ECA8F8C" w:rsidR="00EA145C" w:rsidRPr="00750A0E" w:rsidRDefault="00EA145C" w:rsidP="00EA145C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  <w:t>Grupo</w:t>
            </w: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</w:tcPr>
          <w:p w14:paraId="4E447F48" w14:textId="0277EEEC" w:rsidR="00EA145C" w:rsidRPr="00750A0E" w:rsidRDefault="00EA145C" w:rsidP="00EA145C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  <w:t>Requisito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</w:tcPr>
          <w:p w14:paraId="34D3C2CD" w14:textId="220281BE" w:rsidR="00EA145C" w:rsidRPr="00750A0E" w:rsidRDefault="00EA145C" w:rsidP="00EA145C">
            <w:pPr>
              <w:spacing w:after="0" w:line="240" w:lineRule="auto"/>
              <w:ind w:firstLine="0"/>
              <w:jc w:val="center"/>
              <w:rPr>
                <w:rFonts w:asciiTheme="minorHAnsi" w:eastAsia="Symbol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b/>
                <w:bCs/>
                <w:color w:val="000000"/>
                <w:sz w:val="22"/>
                <w:szCs w:val="22"/>
                <w:lang w:eastAsia="pt-PT"/>
              </w:rPr>
              <w:t>Descrição</w:t>
            </w:r>
          </w:p>
        </w:tc>
      </w:tr>
      <w:tr w:rsidR="00EA145C" w:rsidRPr="00750A0E" w14:paraId="7CE414E2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6DA13191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RF01</w:t>
            </w:r>
          </w:p>
        </w:tc>
        <w:tc>
          <w:tcPr>
            <w:tcW w:w="973" w:type="pct"/>
            <w:vMerge w:val="restart"/>
            <w:tcBorders>
              <w:left w:val="nil"/>
              <w:right w:val="nil"/>
            </w:tcBorders>
            <w:noWrap/>
            <w:hideMark/>
          </w:tcPr>
          <w:p w14:paraId="258537FD" w14:textId="77777777" w:rsidR="00EA145C" w:rsidRPr="00750A0E" w:rsidRDefault="00EA145C" w:rsidP="00EA145C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Gráficos</w:t>
            </w:r>
          </w:p>
          <w:p w14:paraId="5BF787E0" w14:textId="0B75F206" w:rsidR="00EA145C" w:rsidRPr="00750A0E" w:rsidRDefault="00EA145C" w:rsidP="00EA145C">
            <w:pPr>
              <w:spacing w:after="0" w:line="240" w:lineRule="auto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4224947C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Gráfico de temperatura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10613968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Gráfico com dados da temperatura e ponto de orvalho ao longo do tempo</w:t>
            </w:r>
          </w:p>
        </w:tc>
      </w:tr>
      <w:tr w:rsidR="00EA145C" w:rsidRPr="00750A0E" w14:paraId="66A5BDED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55021497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RF02</w:t>
            </w:r>
          </w:p>
        </w:tc>
        <w:tc>
          <w:tcPr>
            <w:tcW w:w="973" w:type="pct"/>
            <w:vMerge/>
            <w:tcBorders>
              <w:left w:val="nil"/>
              <w:right w:val="nil"/>
            </w:tcBorders>
            <w:noWrap/>
            <w:hideMark/>
          </w:tcPr>
          <w:p w14:paraId="4BDCD3AD" w14:textId="5E3EAD24" w:rsidR="00EA145C" w:rsidRPr="00750A0E" w:rsidRDefault="00EA145C" w:rsidP="00EA145C">
            <w:pPr>
              <w:spacing w:after="0" w:line="240" w:lineRule="auto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71B1601F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Gráfico de humidade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3CC18205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Gráfico com dados da humidade ao longo do tempo</w:t>
            </w:r>
          </w:p>
        </w:tc>
      </w:tr>
      <w:tr w:rsidR="00EA145C" w:rsidRPr="00750A0E" w14:paraId="1AEEE6B6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7F740B34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RF03</w:t>
            </w:r>
          </w:p>
        </w:tc>
        <w:tc>
          <w:tcPr>
            <w:tcW w:w="973" w:type="pct"/>
            <w:vMerge/>
            <w:tcBorders>
              <w:left w:val="nil"/>
              <w:right w:val="nil"/>
            </w:tcBorders>
            <w:noWrap/>
            <w:hideMark/>
          </w:tcPr>
          <w:p w14:paraId="21DECF7D" w14:textId="3E64C166" w:rsidR="00EA145C" w:rsidRPr="00750A0E" w:rsidRDefault="00EA145C" w:rsidP="0019108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7BCAC327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Gráfico de pressão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2CAD99B8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Gráfico com dados da pressão ao longo do tempo</w:t>
            </w:r>
          </w:p>
        </w:tc>
      </w:tr>
      <w:tr w:rsidR="00EA145C" w:rsidRPr="00750A0E" w14:paraId="1600F1B3" w14:textId="77777777" w:rsidTr="0019108A">
        <w:trPr>
          <w:trHeight w:val="315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5A1596CD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lastRenderedPageBreak/>
              <w:t>RF04</w:t>
            </w:r>
          </w:p>
        </w:tc>
        <w:tc>
          <w:tcPr>
            <w:tcW w:w="973" w:type="pct"/>
            <w:vMerge/>
            <w:tcBorders>
              <w:left w:val="nil"/>
              <w:right w:val="nil"/>
            </w:tcBorders>
            <w:noWrap/>
            <w:hideMark/>
          </w:tcPr>
          <w:p w14:paraId="094729A4" w14:textId="681341A6" w:rsidR="00EA145C" w:rsidRPr="00750A0E" w:rsidRDefault="00EA145C" w:rsidP="0019108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0A153307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Gráfico de precipitação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6A533ABA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Gráfico com dados da precipitação</w:t>
            </w:r>
          </w:p>
        </w:tc>
      </w:tr>
      <w:tr w:rsidR="00EA145C" w:rsidRPr="00750A0E" w14:paraId="3FF6EE67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3D452ABB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RF05</w:t>
            </w:r>
          </w:p>
        </w:tc>
        <w:tc>
          <w:tcPr>
            <w:tcW w:w="973" w:type="pct"/>
            <w:vMerge/>
            <w:tcBorders>
              <w:left w:val="nil"/>
              <w:right w:val="nil"/>
            </w:tcBorders>
            <w:noWrap/>
            <w:hideMark/>
          </w:tcPr>
          <w:p w14:paraId="21852572" w14:textId="68D51BF1" w:rsidR="00EA145C" w:rsidRPr="00750A0E" w:rsidRDefault="00EA145C" w:rsidP="0019108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0BFA5445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Gráfico de vento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1D7F83FB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Gráfico com dados da intensidade do vento ao longo do tempo ao longo do tempo</w:t>
            </w:r>
          </w:p>
        </w:tc>
      </w:tr>
      <w:tr w:rsidR="00EA145C" w:rsidRPr="00750A0E" w14:paraId="272877EF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7F24C46C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RF06</w:t>
            </w:r>
          </w:p>
        </w:tc>
        <w:tc>
          <w:tcPr>
            <w:tcW w:w="973" w:type="pct"/>
            <w:vMerge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40906FBA" w14:textId="5CA1199E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001AFC3B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Rosa dos ventos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264B05C1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Rosa dos ventos com a direção e intensidade do vento</w:t>
            </w:r>
          </w:p>
        </w:tc>
      </w:tr>
      <w:tr w:rsidR="00EA145C" w:rsidRPr="00750A0E" w14:paraId="5DE43879" w14:textId="77777777" w:rsidTr="0019108A">
        <w:trPr>
          <w:trHeight w:val="945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568DE43D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RF07</w:t>
            </w:r>
          </w:p>
        </w:tc>
        <w:tc>
          <w:tcPr>
            <w:tcW w:w="973" w:type="pct"/>
            <w:vMerge w:val="restart"/>
            <w:tcBorders>
              <w:left w:val="nil"/>
              <w:right w:val="nil"/>
            </w:tcBorders>
            <w:noWrap/>
            <w:hideMark/>
          </w:tcPr>
          <w:p w14:paraId="00D03BAE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Dados</w:t>
            </w:r>
          </w:p>
          <w:p w14:paraId="1C79DEE4" w14:textId="290885A6" w:rsidR="00EA145C" w:rsidRPr="00750A0E" w:rsidRDefault="00EA145C" w:rsidP="0019108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0A68856E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Dados sumariados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66D39411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Sumário de dados num determinado período de tempo, com o mínimo, máximo e média</w:t>
            </w:r>
          </w:p>
        </w:tc>
      </w:tr>
      <w:tr w:rsidR="00EA145C" w:rsidRPr="00750A0E" w14:paraId="00423BA8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1757742B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RF08</w:t>
            </w:r>
          </w:p>
        </w:tc>
        <w:tc>
          <w:tcPr>
            <w:tcW w:w="973" w:type="pct"/>
            <w:vMerge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111052EA" w14:textId="6FE35F69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3A49A4D0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Dados atuais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3644962E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Consultar a última observação de uma estação</w:t>
            </w:r>
          </w:p>
        </w:tc>
      </w:tr>
      <w:tr w:rsidR="00EA145C" w:rsidRPr="00750A0E" w14:paraId="76376674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07F74073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RF09</w:t>
            </w:r>
          </w:p>
        </w:tc>
        <w:tc>
          <w:tcPr>
            <w:tcW w:w="973" w:type="pct"/>
            <w:vMerge w:val="restart"/>
            <w:tcBorders>
              <w:left w:val="nil"/>
              <w:right w:val="nil"/>
            </w:tcBorders>
            <w:noWrap/>
            <w:hideMark/>
          </w:tcPr>
          <w:p w14:paraId="3D48AA3A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Inserção de dados</w:t>
            </w:r>
          </w:p>
          <w:p w14:paraId="337039E5" w14:textId="5D62C77A" w:rsidR="00EA145C" w:rsidRPr="00750A0E" w:rsidRDefault="00EA145C" w:rsidP="0019108A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7369DE4B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Entrada de dados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3F81EB94" w14:textId="24A6DA2F" w:rsidR="00EA145C" w:rsidRPr="00750A0E" w:rsidRDefault="00750A0E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Disponibilizar p</w:t>
            </w:r>
            <w:r w:rsidR="00EA145C"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onto para entrada de dados das estações automáticas para a base dados</w:t>
            </w:r>
          </w:p>
        </w:tc>
      </w:tr>
      <w:tr w:rsidR="00EA145C" w:rsidRPr="00750A0E" w14:paraId="058D40B1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46625A3D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RF10</w:t>
            </w:r>
          </w:p>
        </w:tc>
        <w:tc>
          <w:tcPr>
            <w:tcW w:w="973" w:type="pct"/>
            <w:vMerge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462CB7CB" w14:textId="290B9B11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3C93B439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Adicionar estações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0975C182" w14:textId="16BC5A90" w:rsidR="00EA145C" w:rsidRPr="00750A0E" w:rsidRDefault="00750A0E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Disponibilizar p</w:t>
            </w:r>
            <w:r w:rsidR="00EA145C"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onto para entrada de novas estações na base dados para a recolha de dados</w:t>
            </w:r>
          </w:p>
        </w:tc>
      </w:tr>
      <w:tr w:rsidR="0091600B" w:rsidRPr="00750A0E" w14:paraId="5A62CF66" w14:textId="77777777" w:rsidTr="0019108A">
        <w:trPr>
          <w:trHeight w:val="630"/>
        </w:trPr>
        <w:tc>
          <w:tcPr>
            <w:tcW w:w="446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16F77D14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RF11</w:t>
            </w:r>
          </w:p>
        </w:tc>
        <w:tc>
          <w:tcPr>
            <w:tcW w:w="97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2F861347" w14:textId="2E3AB91E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Dados</w:t>
            </w:r>
            <w:r w:rsidR="0019108A"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 xml:space="preserve"> brutos</w:t>
            </w:r>
          </w:p>
        </w:tc>
        <w:tc>
          <w:tcPr>
            <w:tcW w:w="1268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459E484F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Tabela de dados</w:t>
            </w:r>
          </w:p>
        </w:tc>
        <w:tc>
          <w:tcPr>
            <w:tcW w:w="2313" w:type="pct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6448DD68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Visualizar uma tabela com os dados em bruto de uma estação</w:t>
            </w:r>
          </w:p>
        </w:tc>
      </w:tr>
      <w:tr w:rsidR="00EA145C" w:rsidRPr="00750A0E" w14:paraId="5ED717C3" w14:textId="77777777" w:rsidTr="0019108A">
        <w:trPr>
          <w:trHeight w:val="315"/>
        </w:trPr>
        <w:tc>
          <w:tcPr>
            <w:tcW w:w="446" w:type="pct"/>
            <w:tcBorders>
              <w:left w:val="nil"/>
              <w:right w:val="nil"/>
            </w:tcBorders>
            <w:noWrap/>
            <w:hideMark/>
          </w:tcPr>
          <w:p w14:paraId="1BBB561F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RF12</w:t>
            </w:r>
          </w:p>
        </w:tc>
        <w:tc>
          <w:tcPr>
            <w:tcW w:w="973" w:type="pct"/>
            <w:tcBorders>
              <w:left w:val="nil"/>
              <w:right w:val="nil"/>
            </w:tcBorders>
            <w:noWrap/>
            <w:hideMark/>
          </w:tcPr>
          <w:p w14:paraId="7CE3A379" w14:textId="77777777" w:rsidR="00EA145C" w:rsidRPr="00750A0E" w:rsidRDefault="00EA145C" w:rsidP="0019108A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Exportação</w:t>
            </w:r>
          </w:p>
        </w:tc>
        <w:tc>
          <w:tcPr>
            <w:tcW w:w="1268" w:type="pct"/>
            <w:tcBorders>
              <w:left w:val="nil"/>
              <w:right w:val="nil"/>
            </w:tcBorders>
            <w:noWrap/>
            <w:hideMark/>
          </w:tcPr>
          <w:p w14:paraId="44034C59" w14:textId="77777777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  <w:t>Exportar dados</w:t>
            </w:r>
          </w:p>
        </w:tc>
        <w:tc>
          <w:tcPr>
            <w:tcW w:w="2313" w:type="pct"/>
            <w:tcBorders>
              <w:left w:val="nil"/>
              <w:right w:val="nil"/>
            </w:tcBorders>
            <w:noWrap/>
            <w:hideMark/>
          </w:tcPr>
          <w:p w14:paraId="4D94C1AE" w14:textId="13B1114A" w:rsidR="00EA145C" w:rsidRPr="00750A0E" w:rsidRDefault="00EA145C" w:rsidP="0019108A">
            <w:pPr>
              <w:spacing w:after="0" w:line="240" w:lineRule="auto"/>
              <w:ind w:firstLine="0"/>
              <w:jc w:val="left"/>
              <w:rPr>
                <w:rFonts w:asciiTheme="minorHAnsi" w:eastAsia="Times New Roman" w:hAnsiTheme="minorHAnsi" w:cstheme="minorHAnsi"/>
                <w:color w:val="000000"/>
                <w:sz w:val="22"/>
                <w:szCs w:val="22"/>
                <w:lang w:eastAsia="pt-PT"/>
              </w:rPr>
            </w:pPr>
            <w:r w:rsidRPr="00750A0E">
              <w:rPr>
                <w:rFonts w:asciiTheme="minorHAnsi" w:eastAsia="Symbol" w:hAnsiTheme="minorHAnsi" w:cstheme="minorHAnsi"/>
                <w:color w:val="000000"/>
                <w:sz w:val="22"/>
                <w:szCs w:val="22"/>
                <w:lang w:eastAsia="pt-PT"/>
              </w:rPr>
              <w:t>Exportar dados para o formato CSV.</w:t>
            </w:r>
          </w:p>
        </w:tc>
      </w:tr>
    </w:tbl>
    <w:p w14:paraId="0AD33FBD" w14:textId="2FB2CD67" w:rsidR="00811A28" w:rsidRDefault="0019108A" w:rsidP="0019108A">
      <w:pPr>
        <w:pStyle w:val="Legenda"/>
        <w:jc w:val="center"/>
      </w:pPr>
      <w:bookmarkStart w:id="88" w:name="_Ref73613567"/>
      <w:bookmarkStart w:id="89" w:name="_Toc74902562"/>
      <w:r>
        <w:t xml:space="preserve">Tabela </w:t>
      </w:r>
      <w:r w:rsidR="00A94509">
        <w:fldChar w:fldCharType="begin"/>
      </w:r>
      <w:r w:rsidR="00A94509">
        <w:instrText xml:space="preserve"> SEQ Tabela \* ARABIC </w:instrText>
      </w:r>
      <w:r w:rsidR="00A94509">
        <w:fldChar w:fldCharType="separate"/>
      </w:r>
      <w:r w:rsidR="00784DF4">
        <w:rPr>
          <w:noProof/>
        </w:rPr>
        <w:t>1</w:t>
      </w:r>
      <w:r w:rsidR="00A94509">
        <w:rPr>
          <w:noProof/>
        </w:rPr>
        <w:fldChar w:fldCharType="end"/>
      </w:r>
      <w:bookmarkEnd w:id="88"/>
      <w:r>
        <w:t>: Tabela de requisitos.</w:t>
      </w:r>
      <w:bookmarkEnd w:id="89"/>
    </w:p>
    <w:p w14:paraId="7751A900" w14:textId="1C60E1FC" w:rsidR="00EA145C" w:rsidRDefault="00EA145C" w:rsidP="00E50E37"/>
    <w:p w14:paraId="4BCA3D9D" w14:textId="4011E5B5" w:rsidR="0019108A" w:rsidRDefault="0019108A" w:rsidP="0019108A">
      <w:pPr>
        <w:pStyle w:val="Ttulo2"/>
      </w:pPr>
      <w:bookmarkStart w:id="90" w:name="_Toc74902353"/>
      <w:r>
        <w:t>Requisitos não</w:t>
      </w:r>
      <w:r w:rsidR="0091600B">
        <w:t>-</w:t>
      </w:r>
      <w:r>
        <w:t>funcionais</w:t>
      </w:r>
      <w:bookmarkEnd w:id="90"/>
    </w:p>
    <w:p w14:paraId="7DEB4614" w14:textId="1A9C270D" w:rsidR="0019108A" w:rsidRPr="008231DD" w:rsidRDefault="00750A0E" w:rsidP="0019108A">
      <w:r>
        <w:t>Foram definidos vários requisitos técnicos no início do projeto:</w:t>
      </w:r>
      <w:r w:rsidR="0019108A">
        <w:t xml:space="preserve"> o sistema </w:t>
      </w:r>
      <w:r>
        <w:t xml:space="preserve">deverá </w:t>
      </w:r>
      <w:r w:rsidR="0019108A">
        <w:t>ope</w:t>
      </w:r>
      <w:r>
        <w:t>rar</w:t>
      </w:r>
      <w:r w:rsidR="0019108A">
        <w:t xml:space="preserve"> em Linux, </w:t>
      </w:r>
      <w:r>
        <w:t xml:space="preserve">deverá existir </w:t>
      </w:r>
      <w:r w:rsidR="00F72E13">
        <w:t xml:space="preserve">uma </w:t>
      </w:r>
      <w:r w:rsidR="0019108A">
        <w:t xml:space="preserve">página </w:t>
      </w:r>
      <w:r>
        <w:t xml:space="preserve">web </w:t>
      </w:r>
      <w:r w:rsidR="0019108A">
        <w:t xml:space="preserve">que mostre os dados </w:t>
      </w:r>
      <w:r w:rsidR="00F72E13">
        <w:t xml:space="preserve">desenvolvido com a tecnologia </w:t>
      </w:r>
      <w:proofErr w:type="spellStart"/>
      <w:r w:rsidR="0019108A" w:rsidRPr="00E50B7A">
        <w:t>Boot</w:t>
      </w:r>
      <w:r w:rsidR="007A21E5" w:rsidRPr="00E50B7A">
        <w:t>s</w:t>
      </w:r>
      <w:r w:rsidR="0019108A" w:rsidRPr="00E50B7A">
        <w:t>trap</w:t>
      </w:r>
      <w:proofErr w:type="spellEnd"/>
      <w:r>
        <w:t xml:space="preserve"> </w:t>
      </w:r>
      <w:r w:rsidR="0019108A">
        <w:t>e</w:t>
      </w:r>
      <w:r>
        <w:t>,</w:t>
      </w:r>
      <w:r w:rsidR="0019108A">
        <w:t xml:space="preserve"> devido a poder haver </w:t>
      </w:r>
      <w:r>
        <w:t xml:space="preserve">a ingestão de </w:t>
      </w:r>
      <w:r w:rsidR="0019108A">
        <w:t>uma grande quantidade de dados</w:t>
      </w:r>
      <w:r>
        <w:t>,</w:t>
      </w:r>
      <w:r w:rsidR="0019108A">
        <w:t xml:space="preserve"> </w:t>
      </w:r>
      <w:r>
        <w:t xml:space="preserve">estes deverão ser armazenados numa base de dados </w:t>
      </w:r>
      <w:r w:rsidRPr="00750A0E">
        <w:t>de séries temporais</w:t>
      </w:r>
      <w:r w:rsidR="007A21E5">
        <w:t>.</w:t>
      </w:r>
      <w:r w:rsidR="0001589D">
        <w:t xml:space="preserve"> O </w:t>
      </w:r>
      <w:proofErr w:type="spellStart"/>
      <w:r w:rsidR="0001589D">
        <w:t>Bootstrap</w:t>
      </w:r>
      <w:proofErr w:type="spellEnd"/>
      <w:r w:rsidR="0001589D">
        <w:t xml:space="preserve"> é uma </w:t>
      </w:r>
      <w:proofErr w:type="spellStart"/>
      <w:r w:rsidR="0001589D" w:rsidRPr="00E50B7A">
        <w:rPr>
          <w:i/>
          <w:iCs/>
        </w:rPr>
        <w:t>framework</w:t>
      </w:r>
      <w:proofErr w:type="spellEnd"/>
      <w:r w:rsidR="0001589D">
        <w:rPr>
          <w:i/>
          <w:iCs/>
        </w:rPr>
        <w:t xml:space="preserve"> </w:t>
      </w:r>
      <w:r w:rsidR="0001589D">
        <w:t xml:space="preserve">para o desenvolvimento web de </w:t>
      </w:r>
      <w:proofErr w:type="spellStart"/>
      <w:r w:rsidR="0001589D" w:rsidRPr="00E50B7A">
        <w:rPr>
          <w:i/>
          <w:iCs/>
        </w:rPr>
        <w:t>front-end</w:t>
      </w:r>
      <w:proofErr w:type="spellEnd"/>
      <w:r w:rsidR="0001589D">
        <w:t xml:space="preserve"> </w:t>
      </w:r>
      <w:r>
        <w:t>em</w:t>
      </w:r>
      <w:r w:rsidR="0001589D">
        <w:t xml:space="preserve"> código-fonte aberto</w:t>
      </w:r>
      <w:r w:rsidR="00641FAC">
        <w:t xml:space="preserve"> direcionada a criar sites e aplicações responsivos, utilizando modelos de design para tipografia, formulários, </w:t>
      </w:r>
      <w:r>
        <w:t>botões</w:t>
      </w:r>
      <w:r w:rsidR="00641FAC">
        <w:t>, navegação, entre outros.</w:t>
      </w:r>
      <w:r w:rsidR="0001589D">
        <w:t xml:space="preserve"> </w:t>
      </w:r>
    </w:p>
    <w:p w14:paraId="6E91490A" w14:textId="68914A83" w:rsidR="0001589D" w:rsidRDefault="0091600B" w:rsidP="00750A0E">
      <w:r>
        <w:t>As</w:t>
      </w:r>
      <w:del w:id="91" w:author="Ricardo Ferreira" w:date="2021-06-18T15:31:00Z">
        <w:r w:rsidDel="006A3572">
          <w:delText xml:space="preserve"> </w:delText>
        </w:r>
      </w:del>
      <w:ins w:id="92" w:author="Ricardo Ferreira" w:date="2021-06-18T15:31:00Z">
        <w:r w:rsidR="006A3572">
          <w:t xml:space="preserve"> </w:t>
        </w:r>
      </w:ins>
      <w:r>
        <w:t xml:space="preserve">opções </w:t>
      </w:r>
      <w:ins w:id="93" w:author="Ricardo Ferreira" w:date="2021-06-18T15:31:00Z">
        <w:r w:rsidR="006A3572">
          <w:t xml:space="preserve">populares </w:t>
        </w:r>
      </w:ins>
      <w:r w:rsidR="00750A0E">
        <w:t>para a</w:t>
      </w:r>
      <w:r>
        <w:t xml:space="preserve"> base de dados </w:t>
      </w:r>
      <w:r w:rsidR="00750A0E" w:rsidRPr="00750A0E">
        <w:t>de séries temporais</w:t>
      </w:r>
      <w:r w:rsidR="00750A0E">
        <w:t xml:space="preserve"> foram</w:t>
      </w:r>
      <w:r>
        <w:t xml:space="preserve"> a </w:t>
      </w:r>
      <w:proofErr w:type="spellStart"/>
      <w:r>
        <w:t>InfluxDB</w:t>
      </w:r>
      <w:proofErr w:type="spellEnd"/>
      <w:r>
        <w:t xml:space="preserve"> e a </w:t>
      </w:r>
      <w:proofErr w:type="spellStart"/>
      <w:r>
        <w:t>TimescaleDB</w:t>
      </w:r>
      <w:proofErr w:type="spellEnd"/>
      <w:r>
        <w:t>, que oferecem performance melhorada para este tipo de dados.</w:t>
      </w:r>
      <w:r w:rsidR="0001589D">
        <w:t xml:space="preserve"> A </w:t>
      </w:r>
      <w:proofErr w:type="spellStart"/>
      <w:r w:rsidR="0001589D">
        <w:t>InfluxDB</w:t>
      </w:r>
      <w:proofErr w:type="spellEnd"/>
      <w:r w:rsidR="00641FAC">
        <w:t xml:space="preserve"> é uma plataforma para o desenvolvimento de </w:t>
      </w:r>
      <w:proofErr w:type="spellStart"/>
      <w:r w:rsidR="00641FAC">
        <w:t>IoT</w:t>
      </w:r>
      <w:proofErr w:type="spellEnd"/>
      <w:r w:rsidR="00641FAC">
        <w:t xml:space="preserve"> e é construída para gerir grandes volumes de dados temporais de sensores, aplicações e infraestruturas. A </w:t>
      </w:r>
      <w:proofErr w:type="spellStart"/>
      <w:r w:rsidR="00641FAC">
        <w:t>TimescaleDB</w:t>
      </w:r>
      <w:proofErr w:type="spellEnd"/>
      <w:r w:rsidR="00641FAC">
        <w:t xml:space="preserve"> </w:t>
      </w:r>
      <w:r w:rsidR="001B1BE4">
        <w:t xml:space="preserve">é uma base dados relacional </w:t>
      </w:r>
      <w:r w:rsidR="001B1BE4" w:rsidRPr="00A16624">
        <w:rPr>
          <w:i/>
          <w:iCs/>
        </w:rPr>
        <w:t>open-</w:t>
      </w:r>
      <w:proofErr w:type="spellStart"/>
      <w:r w:rsidR="001B1BE4" w:rsidRPr="00A16624">
        <w:rPr>
          <w:i/>
          <w:iCs/>
        </w:rPr>
        <w:t>source</w:t>
      </w:r>
      <w:proofErr w:type="spellEnd"/>
      <w:r w:rsidR="001B1BE4">
        <w:t xml:space="preserve"> para dados de série temporal, oferecendo uma capacidade superior em relação à velocidade das consultas do que </w:t>
      </w:r>
      <w:proofErr w:type="spellStart"/>
      <w:r w:rsidR="001B1BE4">
        <w:t>PostgreSQL</w:t>
      </w:r>
      <w:proofErr w:type="spellEnd"/>
      <w:r w:rsidR="001B1BE4">
        <w:t xml:space="preserve">, </w:t>
      </w:r>
      <w:r w:rsidR="00750A0E">
        <w:t>n</w:t>
      </w:r>
      <w:r w:rsidR="001B1BE4">
        <w:t>a qual é baseada. Além disso, tem maior capacidade de ingestão de dados e permite ser utilizada em qualquer tipo de ambiente.</w:t>
      </w:r>
      <w:r w:rsidR="00750A0E">
        <w:t xml:space="preserve"> Uma comparação entre ambas </w:t>
      </w:r>
      <w:proofErr w:type="gramStart"/>
      <w:r w:rsidR="00750A0E">
        <w:t>as opções é</w:t>
      </w:r>
      <w:proofErr w:type="gramEnd"/>
      <w:r w:rsidR="00750A0E">
        <w:t xml:space="preserve"> apresentada na </w:t>
      </w:r>
      <w:commentRangeStart w:id="94"/>
      <w:r w:rsidR="00750A0E">
        <w:t>Tabela 2.</w:t>
      </w:r>
      <w:commentRangeEnd w:id="94"/>
      <w:r w:rsidR="00747B5E">
        <w:rPr>
          <w:rStyle w:val="Refdecomentrio"/>
        </w:rPr>
        <w:commentReference w:id="94"/>
      </w:r>
    </w:p>
    <w:p w14:paraId="2B3EA444" w14:textId="780551D5" w:rsidR="000C30C0" w:rsidDel="00747B5E" w:rsidRDefault="000C30C0">
      <w:pPr>
        <w:spacing w:after="200" w:line="276" w:lineRule="auto"/>
        <w:ind w:firstLine="0"/>
        <w:jc w:val="left"/>
        <w:rPr>
          <w:del w:id="95" w:author="Ricardo Ferreira" w:date="2021-06-18T15:47:00Z"/>
        </w:rPr>
      </w:pPr>
      <w:r>
        <w:br w:type="page"/>
      </w:r>
    </w:p>
    <w:p w14:paraId="6CFA29F4" w14:textId="7F214B9D" w:rsidR="000C30C0" w:rsidDel="00747B5E" w:rsidRDefault="000C30C0" w:rsidP="00747B5E">
      <w:pPr>
        <w:spacing w:after="200" w:line="276" w:lineRule="auto"/>
        <w:ind w:firstLine="0"/>
        <w:jc w:val="left"/>
        <w:rPr>
          <w:del w:id="96" w:author="Ricardo Ferreira" w:date="2021-06-18T15:47:00Z"/>
        </w:rPr>
        <w:pPrChange w:id="97" w:author="Ricardo Ferreira" w:date="2021-06-18T15:47:00Z">
          <w:pPr/>
        </w:pPrChange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E50B7A" w14:paraId="24EDCCC9" w14:textId="77777777" w:rsidTr="000C30C0">
        <w:trPr>
          <w:cantSplit/>
        </w:trPr>
        <w:tc>
          <w:tcPr>
            <w:tcW w:w="31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AD426D" w14:textId="77777777" w:rsidR="001B1BE4" w:rsidRPr="00750A0E" w:rsidRDefault="001B1BE4" w:rsidP="001B1BE4">
            <w:pPr>
              <w:ind w:firstLine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68DA2CE2" w14:textId="2F945C93" w:rsidR="001B1BE4" w:rsidRPr="00750A0E" w:rsidRDefault="001B1BE4" w:rsidP="00E50B7A">
            <w:pPr>
              <w:ind w:firstLine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750A0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TimescaleDB</w:t>
            </w:r>
            <w:proofErr w:type="spellEnd"/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14F8B96A" w14:textId="07AE6760" w:rsidR="001B1BE4" w:rsidRPr="00750A0E" w:rsidRDefault="001B1BE4" w:rsidP="00E50B7A">
            <w:pPr>
              <w:ind w:firstLine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proofErr w:type="spellStart"/>
            <w:r w:rsidRPr="00750A0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InfluxDB</w:t>
            </w:r>
            <w:proofErr w:type="spellEnd"/>
          </w:p>
        </w:tc>
      </w:tr>
      <w:tr w:rsidR="00E50B7A" w14:paraId="0FB69B4B" w14:textId="77777777" w:rsidTr="000C30C0">
        <w:trPr>
          <w:cantSplit/>
        </w:trPr>
        <w:tc>
          <w:tcPr>
            <w:tcW w:w="31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D5F41D" w14:textId="0DB567BE" w:rsidR="001B1BE4" w:rsidRPr="00750A0E" w:rsidRDefault="001B1BE4" w:rsidP="001B1BE4">
            <w:pPr>
              <w:ind w:firstLine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del w:id="98" w:author="Ricardo Ferreira" w:date="2021-06-18T15:32:00Z">
              <w:r w:rsidRPr="00750A0E" w:rsidDel="006A3572">
                <w:rPr>
                  <w:rFonts w:asciiTheme="minorHAnsi" w:hAnsiTheme="minorHAnsi" w:cstheme="minorHAnsi"/>
                  <w:b/>
                  <w:bCs/>
                  <w:sz w:val="22"/>
                  <w:szCs w:val="22"/>
                </w:rPr>
                <w:delText xml:space="preserve">Fundação </w:delText>
              </w:r>
            </w:del>
            <w:ins w:id="99" w:author="Ricardo Ferreira" w:date="2021-06-18T15:32:00Z">
              <w:r w:rsidR="006A3572">
                <w:rPr>
                  <w:rFonts w:asciiTheme="minorHAnsi" w:hAnsiTheme="minorHAnsi" w:cstheme="minorHAnsi"/>
                  <w:b/>
                  <w:bCs/>
                  <w:sz w:val="22"/>
                  <w:szCs w:val="22"/>
                </w:rPr>
                <w:t>Motor</w:t>
              </w:r>
              <w:r w:rsidR="006A3572" w:rsidRPr="00750A0E">
                <w:rPr>
                  <w:rFonts w:asciiTheme="minorHAnsi" w:hAnsiTheme="minorHAnsi" w:cstheme="minorHAnsi"/>
                  <w:b/>
                  <w:bCs/>
                  <w:sz w:val="22"/>
                  <w:szCs w:val="22"/>
                </w:rPr>
                <w:t xml:space="preserve"> </w:t>
              </w:r>
            </w:ins>
            <w:r w:rsidRPr="00750A0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da base de dados</w:t>
            </w: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1802E61D" w14:textId="225C14BF" w:rsidR="001B1BE4" w:rsidRPr="00750A0E" w:rsidRDefault="001B1BE4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PostgreSQL</w:t>
            </w:r>
            <w:proofErr w:type="spellEnd"/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42429763" w14:textId="083B7CE4" w:rsidR="001B1BE4" w:rsidRPr="00750A0E" w:rsidRDefault="001B1BE4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Proprietária</w:t>
            </w:r>
          </w:p>
        </w:tc>
      </w:tr>
      <w:tr w:rsidR="001B1BE4" w14:paraId="293077EE" w14:textId="77777777" w:rsidTr="000C30C0">
        <w:trPr>
          <w:cantSplit/>
        </w:trPr>
        <w:tc>
          <w:tcPr>
            <w:tcW w:w="31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B70360E" w14:textId="65568DD3" w:rsidR="001B1BE4" w:rsidRPr="00750A0E" w:rsidRDefault="001B1BE4" w:rsidP="001B1BE4">
            <w:pPr>
              <w:ind w:firstLine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Licença</w:t>
            </w: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4AD69E90" w14:textId="64A908BB" w:rsidR="001B1BE4" w:rsidRPr="00750A0E" w:rsidRDefault="001B1BE4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Fonte disponível, permissiva e livre</w:t>
            </w: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268DCE4F" w14:textId="1A5B1322" w:rsidR="001B1BE4" w:rsidRPr="00750A0E" w:rsidRDefault="001B1BE4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Licença MIT</w:t>
            </w:r>
          </w:p>
        </w:tc>
      </w:tr>
      <w:tr w:rsidR="001B1BE4" w14:paraId="40CF9E68" w14:textId="77777777" w:rsidTr="000C30C0">
        <w:trPr>
          <w:cantSplit/>
        </w:trPr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4375A706" w14:textId="7E7C47BF" w:rsidR="001B1BE4" w:rsidRPr="00750A0E" w:rsidRDefault="00504079" w:rsidP="001B1BE4">
            <w:pPr>
              <w:ind w:firstLine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Linguagem de consulta</w:t>
            </w: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1395688D" w14:textId="06591471" w:rsidR="001B1BE4" w:rsidRPr="00750A0E" w:rsidRDefault="00504079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SQL</w:t>
            </w: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65D894C1" w14:textId="2EC40DC3" w:rsidR="001B1BE4" w:rsidRPr="00750A0E" w:rsidRDefault="00504079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FluxQL</w:t>
            </w:r>
            <w:proofErr w:type="spellEnd"/>
          </w:p>
        </w:tc>
      </w:tr>
      <w:tr w:rsidR="001B1BE4" w14:paraId="34508661" w14:textId="77777777" w:rsidTr="000C30C0">
        <w:trPr>
          <w:cantSplit/>
        </w:trPr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77FCE401" w14:textId="5B57B640" w:rsidR="001B1BE4" w:rsidRPr="00750A0E" w:rsidRDefault="00504079" w:rsidP="001B1BE4">
            <w:pPr>
              <w:ind w:firstLine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Modelo de dados</w:t>
            </w: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3BC3ED9B" w14:textId="3A3D9684" w:rsidR="001B1BE4" w:rsidRPr="00750A0E" w:rsidRDefault="00504079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Relacional</w:t>
            </w:r>
          </w:p>
        </w:tc>
        <w:tc>
          <w:tcPr>
            <w:tcW w:w="3162" w:type="dxa"/>
            <w:tcBorders>
              <w:left w:val="nil"/>
              <w:bottom w:val="single" w:sz="4" w:space="0" w:color="auto"/>
              <w:right w:val="nil"/>
            </w:tcBorders>
          </w:tcPr>
          <w:p w14:paraId="667F14DE" w14:textId="5F0FD3E3" w:rsidR="001B1BE4" w:rsidRPr="00750A0E" w:rsidRDefault="00504079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NoSQL</w:t>
            </w:r>
            <w:proofErr w:type="spellEnd"/>
          </w:p>
        </w:tc>
      </w:tr>
      <w:tr w:rsidR="001B1BE4" w14:paraId="5AA7FB7F" w14:textId="77777777" w:rsidTr="000C30C0">
        <w:trPr>
          <w:cantSplit/>
        </w:trPr>
        <w:tc>
          <w:tcPr>
            <w:tcW w:w="3162" w:type="dxa"/>
            <w:tcBorders>
              <w:left w:val="nil"/>
              <w:right w:val="nil"/>
            </w:tcBorders>
          </w:tcPr>
          <w:p w14:paraId="10400923" w14:textId="5C227F92" w:rsidR="001B1BE4" w:rsidRPr="00750A0E" w:rsidRDefault="00504079" w:rsidP="001B1BE4">
            <w:pPr>
              <w:ind w:firstLine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Performance de consulta</w:t>
            </w:r>
          </w:p>
        </w:tc>
        <w:tc>
          <w:tcPr>
            <w:tcW w:w="3162" w:type="dxa"/>
            <w:tcBorders>
              <w:left w:val="nil"/>
              <w:right w:val="nil"/>
            </w:tcBorders>
          </w:tcPr>
          <w:p w14:paraId="03AB4BA6" w14:textId="77A9C452" w:rsidR="001B1BE4" w:rsidRPr="00750A0E" w:rsidRDefault="00504079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sz w:val="22"/>
                <w:szCs w:val="22"/>
              </w:rPr>
              <w:t xml:space="preserve">Até 7000x mais rápido que o </w:t>
            </w:r>
            <w:proofErr w:type="spellStart"/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InfluxDB</w:t>
            </w:r>
            <w:proofErr w:type="spellEnd"/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, especialmente à medida que a cardinalidade aumenta</w:t>
            </w:r>
          </w:p>
        </w:tc>
        <w:tc>
          <w:tcPr>
            <w:tcW w:w="3162" w:type="dxa"/>
            <w:tcBorders>
              <w:left w:val="nil"/>
              <w:right w:val="nil"/>
            </w:tcBorders>
          </w:tcPr>
          <w:p w14:paraId="5D81E12A" w14:textId="2A9E68CC" w:rsidR="001B1BE4" w:rsidRPr="00750A0E" w:rsidRDefault="00504079" w:rsidP="00E50B7A">
            <w:pPr>
              <w:ind w:firstLine="0"/>
              <w:jc w:val="left"/>
              <w:rPr>
                <w:rFonts w:asciiTheme="minorHAnsi" w:hAnsiTheme="minorHAnsi" w:cstheme="minorHAnsi"/>
                <w:sz w:val="22"/>
                <w:szCs w:val="22"/>
              </w:rPr>
            </w:pPr>
            <w:r w:rsidRPr="00750A0E">
              <w:rPr>
                <w:rFonts w:asciiTheme="minorHAnsi" w:hAnsiTheme="minorHAnsi" w:cstheme="minorHAnsi"/>
                <w:sz w:val="22"/>
                <w:szCs w:val="22"/>
              </w:rPr>
              <w:t>Competitiva quando cardinalidade da métrica é pequena</w:t>
            </w:r>
          </w:p>
        </w:tc>
      </w:tr>
    </w:tbl>
    <w:p w14:paraId="6D5360C7" w14:textId="7B909E56" w:rsidR="001B1BE4" w:rsidRDefault="00504079" w:rsidP="00E50B7A">
      <w:pPr>
        <w:pStyle w:val="Legenda"/>
        <w:jc w:val="center"/>
      </w:pPr>
      <w:bookmarkStart w:id="100" w:name="_Toc74902563"/>
      <w:r>
        <w:t xml:space="preserve">Tabela </w:t>
      </w:r>
      <w:r w:rsidR="00A94509">
        <w:fldChar w:fldCharType="begin"/>
      </w:r>
      <w:r w:rsidR="00A94509">
        <w:instrText xml:space="preserve"> SEQ Tabela \* ARABIC </w:instrText>
      </w:r>
      <w:r w:rsidR="00A94509">
        <w:fldChar w:fldCharType="separate"/>
      </w:r>
      <w:r w:rsidR="00784DF4">
        <w:rPr>
          <w:noProof/>
        </w:rPr>
        <w:t>2</w:t>
      </w:r>
      <w:r w:rsidR="00A94509">
        <w:rPr>
          <w:noProof/>
        </w:rPr>
        <w:fldChar w:fldCharType="end"/>
      </w:r>
      <w:r>
        <w:t xml:space="preserve">: </w:t>
      </w:r>
      <w:proofErr w:type="spellStart"/>
      <w:r>
        <w:t>TimescaleDB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InfluxDB</w:t>
      </w:r>
      <w:bookmarkEnd w:id="100"/>
      <w:proofErr w:type="spellEnd"/>
    </w:p>
    <w:p w14:paraId="480EB894" w14:textId="77777777" w:rsidR="001B1BE4" w:rsidRDefault="001B1BE4" w:rsidP="008231DD"/>
    <w:p w14:paraId="3AE8A716" w14:textId="29A7B133" w:rsidR="0091600B" w:rsidRDefault="0091600B" w:rsidP="000B08D7">
      <w:r>
        <w:t xml:space="preserve">A </w:t>
      </w:r>
      <w:proofErr w:type="spellStart"/>
      <w:r>
        <w:t>TimescaleDB</w:t>
      </w:r>
      <w:proofErr w:type="spellEnd"/>
      <w:r>
        <w:t xml:space="preserve"> foi escolhida, por apresentar </w:t>
      </w:r>
      <w:r w:rsidR="001B1BE4">
        <w:t xml:space="preserve">melhor performance em consultas simples do que o </w:t>
      </w:r>
      <w:proofErr w:type="spellStart"/>
      <w:r w:rsidR="001B1BE4">
        <w:t>InfluxDB</w:t>
      </w:r>
      <w:proofErr w:type="spellEnd"/>
      <w:r w:rsidR="001B1BE4">
        <w:t xml:space="preserve">, </w:t>
      </w:r>
      <w:r w:rsidR="00504079">
        <w:t xml:space="preserve">e apresentar </w:t>
      </w:r>
      <w:r w:rsidR="000C30C0">
        <w:t>outra</w:t>
      </w:r>
      <w:r w:rsidR="00504079">
        <w:t>s características desejadas para este projeto.</w:t>
      </w:r>
      <w:r w:rsidR="000C30C0">
        <w:t xml:space="preserve"> </w:t>
      </w:r>
      <w:r w:rsidR="0019108A">
        <w:t xml:space="preserve">Nas estações meteorológicas podem </w:t>
      </w:r>
      <w:r w:rsidR="000C30C0">
        <w:t>ser utilizadas</w:t>
      </w:r>
      <w:r w:rsidR="0019108A">
        <w:t xml:space="preserve"> diferentes unidades para as medições e diferentes sensores, por exemplo</w:t>
      </w:r>
      <w:r w:rsidR="000C30C0">
        <w:t>,</w:t>
      </w:r>
      <w:r w:rsidR="0019108A">
        <w:t xml:space="preserve"> umas estações meteorológicas podem ter sensores de temperatura do solo e outras não</w:t>
      </w:r>
      <w:r>
        <w:t>.</w:t>
      </w:r>
      <w:r w:rsidR="000C30C0">
        <w:t xml:space="preserve"> </w:t>
      </w:r>
      <w:r w:rsidR="007A21E5">
        <w:t>A tabela de requisitos não funcionais é exibida em baixo</w:t>
      </w:r>
      <w:r w:rsidR="000C30C0">
        <w:t xml:space="preserve"> na </w:t>
      </w:r>
      <w:r w:rsidR="007A21E5">
        <w:fldChar w:fldCharType="begin"/>
      </w:r>
      <w:r w:rsidR="007A21E5">
        <w:instrText xml:space="preserve"> REF _Ref73612783 \h </w:instrText>
      </w:r>
      <w:r w:rsidR="007A21E5">
        <w:fldChar w:fldCharType="separate"/>
      </w:r>
      <w:r w:rsidR="00784DF4">
        <w:t xml:space="preserve">Tabela </w:t>
      </w:r>
      <w:r w:rsidR="00784DF4">
        <w:rPr>
          <w:noProof/>
        </w:rPr>
        <w:t>3</w:t>
      </w:r>
      <w:r w:rsidR="007A21E5">
        <w:fldChar w:fldCharType="end"/>
      </w:r>
      <w:r w:rsidR="000C30C0">
        <w:t>.</w:t>
      </w:r>
    </w:p>
    <w:p w14:paraId="446B920C" w14:textId="77777777" w:rsidR="000C30C0" w:rsidRDefault="000C30C0" w:rsidP="000B08D7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33"/>
        <w:gridCol w:w="1339"/>
        <w:gridCol w:w="2268"/>
        <w:gridCol w:w="4246"/>
      </w:tblGrid>
      <w:tr w:rsidR="0091600B" w:rsidRPr="0091600B" w14:paraId="474766DA" w14:textId="77777777" w:rsidTr="0091600B">
        <w:trPr>
          <w:trHeight w:val="300"/>
        </w:trPr>
        <w:tc>
          <w:tcPr>
            <w:tcW w:w="1633" w:type="dxa"/>
            <w:tcBorders>
              <w:left w:val="nil"/>
              <w:bottom w:val="single" w:sz="4" w:space="0" w:color="auto"/>
              <w:right w:val="nil"/>
            </w:tcBorders>
            <w:noWrap/>
          </w:tcPr>
          <w:p w14:paraId="3EDEE46E" w14:textId="4CD83B2A" w:rsidR="0091600B" w:rsidRPr="0091600B" w:rsidRDefault="0091600B" w:rsidP="0091600B">
            <w:pPr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1600B">
              <w:rPr>
                <w:rFonts w:asciiTheme="minorHAnsi" w:eastAsia="Times New Roman" w:hAnsiTheme="minorHAnsi" w:cstheme="minorHAnsi"/>
                <w:b/>
                <w:bCs/>
                <w:color w:val="000000"/>
                <w:sz w:val="20"/>
                <w:szCs w:val="20"/>
                <w:lang w:eastAsia="pt-PT"/>
              </w:rPr>
              <w:t>Ref</w:t>
            </w:r>
            <w:proofErr w:type="spellEnd"/>
            <w:r w:rsidRPr="0091600B">
              <w:rPr>
                <w:rFonts w:asciiTheme="minorHAnsi" w:eastAsia="Times New Roman" w:hAnsiTheme="minorHAnsi" w:cstheme="minorHAnsi"/>
                <w:b/>
                <w:bCs/>
                <w:color w:val="000000"/>
                <w:sz w:val="20"/>
                <w:szCs w:val="20"/>
                <w:lang w:eastAsia="pt-PT"/>
              </w:rPr>
              <w:t>.</w:t>
            </w:r>
          </w:p>
        </w:tc>
        <w:tc>
          <w:tcPr>
            <w:tcW w:w="1339" w:type="dxa"/>
            <w:tcBorders>
              <w:left w:val="nil"/>
              <w:bottom w:val="single" w:sz="4" w:space="0" w:color="auto"/>
              <w:right w:val="nil"/>
            </w:tcBorders>
            <w:noWrap/>
          </w:tcPr>
          <w:p w14:paraId="07EE308C" w14:textId="34D97F5B" w:rsidR="0091600B" w:rsidRPr="0091600B" w:rsidRDefault="0091600B" w:rsidP="0091600B">
            <w:pPr>
              <w:ind w:firstLine="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nil"/>
              <w:bottom w:val="single" w:sz="4" w:space="0" w:color="auto"/>
              <w:right w:val="nil"/>
            </w:tcBorders>
            <w:noWrap/>
          </w:tcPr>
          <w:p w14:paraId="57C92381" w14:textId="215D0D98" w:rsidR="0091600B" w:rsidRPr="0091600B" w:rsidRDefault="0091600B" w:rsidP="0091600B">
            <w:pPr>
              <w:ind w:firstLine="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Requisito</w:t>
            </w:r>
          </w:p>
        </w:tc>
        <w:tc>
          <w:tcPr>
            <w:tcW w:w="4246" w:type="dxa"/>
            <w:tcBorders>
              <w:left w:val="nil"/>
              <w:bottom w:val="single" w:sz="4" w:space="0" w:color="auto"/>
              <w:right w:val="nil"/>
            </w:tcBorders>
            <w:noWrap/>
          </w:tcPr>
          <w:p w14:paraId="5A63F1FD" w14:textId="01C92AA3" w:rsidR="0091600B" w:rsidRPr="0091600B" w:rsidRDefault="0091600B" w:rsidP="0091600B">
            <w:pPr>
              <w:ind w:firstLine="0"/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Descrição</w:t>
            </w:r>
          </w:p>
        </w:tc>
      </w:tr>
      <w:tr w:rsidR="0091600B" w:rsidRPr="0091600B" w14:paraId="43216063" w14:textId="77777777" w:rsidTr="0091600B">
        <w:trPr>
          <w:trHeight w:val="300"/>
        </w:trPr>
        <w:tc>
          <w:tcPr>
            <w:tcW w:w="1633" w:type="dxa"/>
            <w:tcBorders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0D66AE04" w14:textId="77777777" w:rsidR="0091600B" w:rsidRPr="0091600B" w:rsidRDefault="0091600B" w:rsidP="0091600B">
            <w:pPr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RNF01</w:t>
            </w:r>
          </w:p>
        </w:tc>
        <w:tc>
          <w:tcPr>
            <w:tcW w:w="1339" w:type="dxa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372E96F0" w14:textId="77777777" w:rsidR="0091600B" w:rsidRPr="0091600B" w:rsidRDefault="0091600B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1161339B" w14:textId="48BF3A50" w:rsidR="0091600B" w:rsidRPr="0091600B" w:rsidRDefault="0091600B" w:rsidP="0091600B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Compatível com Linux</w:t>
            </w:r>
          </w:p>
        </w:tc>
        <w:tc>
          <w:tcPr>
            <w:tcW w:w="4246" w:type="dxa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5905808C" w14:textId="26829E0E" w:rsidR="0091600B" w:rsidRPr="0091600B" w:rsidRDefault="0091600B" w:rsidP="0091600B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Os servidores são máquinas Linux</w:t>
            </w:r>
          </w:p>
        </w:tc>
      </w:tr>
      <w:tr w:rsidR="0091600B" w:rsidRPr="0091600B" w14:paraId="0EAC0205" w14:textId="77777777" w:rsidTr="0091600B">
        <w:trPr>
          <w:trHeight w:val="300"/>
        </w:trPr>
        <w:tc>
          <w:tcPr>
            <w:tcW w:w="1633" w:type="dxa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727B9486" w14:textId="77777777" w:rsidR="0091600B" w:rsidRPr="0091600B" w:rsidRDefault="0091600B" w:rsidP="0091600B">
            <w:pPr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RNF02</w:t>
            </w:r>
          </w:p>
        </w:tc>
        <w:tc>
          <w:tcPr>
            <w:tcW w:w="1339" w:type="dxa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09FDBB5D" w14:textId="77777777" w:rsidR="0091600B" w:rsidRPr="0091600B" w:rsidRDefault="0091600B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66099ACD" w14:textId="267160A9" w:rsidR="0091600B" w:rsidRPr="0091600B" w:rsidRDefault="0091600B" w:rsidP="0091600B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Boot</w:t>
            </w:r>
            <w:r w:rsidR="00745F5C">
              <w:rPr>
                <w:rFonts w:asciiTheme="minorHAnsi" w:hAnsiTheme="minorHAnsi" w:cstheme="minorHAnsi"/>
                <w:sz w:val="20"/>
                <w:szCs w:val="20"/>
              </w:rPr>
              <w:t>s</w:t>
            </w: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trap</w:t>
            </w:r>
            <w:proofErr w:type="spellEnd"/>
            <w:ins w:id="101" w:author="Ricardo Ferreira" w:date="2021-06-18T15:34:00Z">
              <w:r w:rsidR="006A3572">
                <w:rPr>
                  <w:rFonts w:asciiTheme="minorHAnsi" w:hAnsiTheme="minorHAnsi" w:cstheme="minorHAnsi"/>
                  <w:sz w:val="20"/>
                  <w:szCs w:val="20"/>
                </w:rPr>
                <w:t xml:space="preserve"> e</w:t>
              </w:r>
            </w:ins>
            <w:ins w:id="102" w:author="Ricardo Ferreira" w:date="2021-06-18T15:33:00Z">
              <w:r w:rsidR="006A3572">
                <w:rPr>
                  <w:rFonts w:asciiTheme="minorHAnsi" w:hAnsiTheme="minorHAnsi" w:cstheme="minorHAnsi"/>
                  <w:sz w:val="20"/>
                  <w:szCs w:val="20"/>
                </w:rPr>
                <w:t xml:space="preserve"> </w:t>
              </w:r>
              <w:proofErr w:type="spellStart"/>
              <w:r w:rsidR="006A3572">
                <w:rPr>
                  <w:rFonts w:asciiTheme="minorHAnsi" w:hAnsiTheme="minorHAnsi" w:cstheme="minorHAnsi"/>
                  <w:sz w:val="20"/>
                  <w:szCs w:val="20"/>
                </w:rPr>
                <w:t>JQuery</w:t>
              </w:r>
            </w:ins>
            <w:proofErr w:type="spellEnd"/>
          </w:p>
        </w:tc>
        <w:tc>
          <w:tcPr>
            <w:tcW w:w="4246" w:type="dxa"/>
            <w:tcBorders>
              <w:left w:val="nil"/>
              <w:bottom w:val="single" w:sz="4" w:space="0" w:color="auto"/>
              <w:right w:val="nil"/>
            </w:tcBorders>
            <w:noWrap/>
            <w:hideMark/>
          </w:tcPr>
          <w:p w14:paraId="19849745" w14:textId="30DB8F87" w:rsidR="0091600B" w:rsidRPr="0091600B" w:rsidRDefault="0091600B" w:rsidP="0091600B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1600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Framework</w:t>
            </w:r>
            <w:del w:id="103" w:author="Ricardo Ferreira" w:date="2021-06-18T15:33:00Z">
              <w:r w:rsidRPr="0091600B" w:rsidDel="006A3572">
                <w:rPr>
                  <w:rFonts w:asciiTheme="minorHAnsi" w:hAnsiTheme="minorHAnsi" w:cstheme="minorHAnsi"/>
                  <w:i/>
                  <w:iCs/>
                  <w:sz w:val="20"/>
                  <w:szCs w:val="20"/>
                </w:rPr>
                <w:delText xml:space="preserve"> </w:delText>
              </w:r>
            </w:del>
            <w:ins w:id="104" w:author="Ricardo Ferreira" w:date="2021-06-18T15:33:00Z">
              <w:r w:rsidR="006A3572">
                <w:rPr>
                  <w:rFonts w:asciiTheme="minorHAnsi" w:hAnsiTheme="minorHAnsi" w:cstheme="minorHAnsi"/>
                  <w:i/>
                  <w:iCs/>
                  <w:sz w:val="20"/>
                  <w:szCs w:val="20"/>
                </w:rPr>
                <w:t>s</w:t>
              </w:r>
              <w:proofErr w:type="spellEnd"/>
              <w:r w:rsidR="006A3572">
                <w:rPr>
                  <w:rFonts w:asciiTheme="minorHAnsi" w:hAnsiTheme="minorHAnsi" w:cstheme="minorHAnsi"/>
                  <w:i/>
                  <w:iCs/>
                  <w:sz w:val="20"/>
                  <w:szCs w:val="20"/>
                </w:rPr>
                <w:t xml:space="preserve"> </w:t>
              </w:r>
            </w:ins>
            <w:r w:rsidRPr="0091600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open-</w:t>
            </w:r>
            <w:proofErr w:type="spellStart"/>
            <w:r w:rsidRPr="0091600B">
              <w:rPr>
                <w:rFonts w:asciiTheme="minorHAnsi" w:hAnsiTheme="minorHAnsi" w:cstheme="minorHAnsi"/>
                <w:i/>
                <w:iCs/>
                <w:sz w:val="20"/>
                <w:szCs w:val="20"/>
              </w:rPr>
              <w:t>source</w:t>
            </w:r>
            <w:proofErr w:type="spellEnd"/>
            <w:r w:rsidRPr="0091600B">
              <w:rPr>
                <w:rFonts w:asciiTheme="minorHAnsi" w:hAnsiTheme="minorHAnsi" w:cstheme="minorHAnsi"/>
                <w:sz w:val="20"/>
                <w:szCs w:val="20"/>
              </w:rPr>
              <w:t xml:space="preserve"> já utilizada</w:t>
            </w:r>
            <w:ins w:id="105" w:author="Ricardo Ferreira" w:date="2021-06-18T15:34:00Z">
              <w:r w:rsidR="006A3572">
                <w:rPr>
                  <w:rFonts w:asciiTheme="minorHAnsi" w:hAnsiTheme="minorHAnsi" w:cstheme="minorHAnsi"/>
                  <w:sz w:val="20"/>
                  <w:szCs w:val="20"/>
                </w:rPr>
                <w:t>s</w:t>
              </w:r>
            </w:ins>
            <w:r w:rsidRPr="0091600B">
              <w:rPr>
                <w:rFonts w:asciiTheme="minorHAnsi" w:hAnsiTheme="minorHAnsi" w:cstheme="minorHAnsi"/>
                <w:sz w:val="20"/>
                <w:szCs w:val="20"/>
              </w:rPr>
              <w:t xml:space="preserve"> n</w:t>
            </w:r>
            <w:del w:id="106" w:author="Ricardo Ferreira" w:date="2021-06-18T15:34:00Z">
              <w:r w:rsidRPr="0091600B" w:rsidDel="006A3572">
                <w:rPr>
                  <w:rFonts w:asciiTheme="minorHAnsi" w:hAnsiTheme="minorHAnsi" w:cstheme="minorHAnsi"/>
                  <w:sz w:val="20"/>
                  <w:szCs w:val="20"/>
                </w:rPr>
                <w:delText>o</w:delText>
              </w:r>
            </w:del>
            <w:ins w:id="107" w:author="Ricardo Ferreira" w:date="2021-06-18T15:34:00Z">
              <w:r w:rsidR="006A3572">
                <w:rPr>
                  <w:rFonts w:asciiTheme="minorHAnsi" w:hAnsiTheme="minorHAnsi" w:cstheme="minorHAnsi"/>
                  <w:sz w:val="20"/>
                  <w:szCs w:val="20"/>
                </w:rPr>
                <w:t xml:space="preserve">as implementações da </w:t>
              </w:r>
            </w:ins>
            <w:del w:id="108" w:author="Ricardo Ferreira" w:date="2021-06-18T15:34:00Z">
              <w:r w:rsidRPr="0091600B" w:rsidDel="006A3572">
                <w:rPr>
                  <w:rFonts w:asciiTheme="minorHAnsi" w:hAnsiTheme="minorHAnsi" w:cstheme="minorHAnsi"/>
                  <w:sz w:val="20"/>
                  <w:szCs w:val="20"/>
                </w:rPr>
                <w:delText xml:space="preserve"> resto </w:delText>
              </w:r>
            </w:del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organização</w:t>
            </w:r>
          </w:p>
        </w:tc>
      </w:tr>
      <w:tr w:rsidR="0091600B" w:rsidRPr="0091600B" w14:paraId="64A024E5" w14:textId="77777777" w:rsidTr="0091600B">
        <w:trPr>
          <w:trHeight w:val="300"/>
        </w:trPr>
        <w:tc>
          <w:tcPr>
            <w:tcW w:w="1633" w:type="dxa"/>
            <w:tcBorders>
              <w:left w:val="nil"/>
              <w:right w:val="nil"/>
            </w:tcBorders>
            <w:noWrap/>
            <w:hideMark/>
          </w:tcPr>
          <w:p w14:paraId="77D62605" w14:textId="77777777" w:rsidR="0091600B" w:rsidRPr="0091600B" w:rsidRDefault="0091600B" w:rsidP="0091600B">
            <w:pPr>
              <w:ind w:firstLine="0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RNF03</w:t>
            </w:r>
          </w:p>
        </w:tc>
        <w:tc>
          <w:tcPr>
            <w:tcW w:w="1339" w:type="dxa"/>
            <w:tcBorders>
              <w:left w:val="nil"/>
              <w:right w:val="nil"/>
            </w:tcBorders>
            <w:noWrap/>
            <w:hideMark/>
          </w:tcPr>
          <w:p w14:paraId="6D7D9476" w14:textId="77777777" w:rsidR="0091600B" w:rsidRPr="0091600B" w:rsidRDefault="0091600B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nil"/>
              <w:right w:val="nil"/>
            </w:tcBorders>
            <w:noWrap/>
            <w:hideMark/>
          </w:tcPr>
          <w:p w14:paraId="05B55C72" w14:textId="77777777" w:rsidR="0091600B" w:rsidRPr="0091600B" w:rsidRDefault="0091600B" w:rsidP="0091600B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TimeScaleDB</w:t>
            </w:r>
            <w:proofErr w:type="spellEnd"/>
          </w:p>
        </w:tc>
        <w:tc>
          <w:tcPr>
            <w:tcW w:w="4246" w:type="dxa"/>
            <w:tcBorders>
              <w:left w:val="nil"/>
              <w:right w:val="nil"/>
            </w:tcBorders>
            <w:noWrap/>
            <w:hideMark/>
          </w:tcPr>
          <w:p w14:paraId="19A83258" w14:textId="5A75D5E2" w:rsidR="0091600B" w:rsidRPr="0091600B" w:rsidRDefault="0091600B" w:rsidP="0091600B">
            <w:pPr>
              <w:ind w:firstLine="0"/>
              <w:jc w:val="left"/>
              <w:rPr>
                <w:rFonts w:asciiTheme="minorHAnsi" w:hAnsiTheme="minorHAnsi" w:cstheme="minorHAnsi"/>
                <w:sz w:val="20"/>
                <w:szCs w:val="20"/>
              </w:rPr>
            </w:pP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>Grande quantidade de dados de série</w:t>
            </w:r>
            <w:r w:rsidR="000C30C0">
              <w:rPr>
                <w:rFonts w:asciiTheme="minorHAnsi" w:hAnsiTheme="minorHAnsi" w:cstheme="minorHAnsi"/>
                <w:sz w:val="20"/>
                <w:szCs w:val="20"/>
              </w:rPr>
              <w:t>s</w:t>
            </w:r>
            <w:r w:rsidRPr="0091600B">
              <w:rPr>
                <w:rFonts w:asciiTheme="minorHAnsi" w:hAnsiTheme="minorHAnsi" w:cstheme="minorHAnsi"/>
                <w:sz w:val="20"/>
                <w:szCs w:val="20"/>
              </w:rPr>
              <w:t xml:space="preserve"> tempora</w:t>
            </w:r>
            <w:r w:rsidR="000C30C0">
              <w:rPr>
                <w:rFonts w:asciiTheme="minorHAnsi" w:hAnsiTheme="minorHAnsi" w:cstheme="minorHAnsi"/>
                <w:sz w:val="20"/>
                <w:szCs w:val="20"/>
              </w:rPr>
              <w:t>is</w:t>
            </w:r>
          </w:p>
        </w:tc>
      </w:tr>
      <w:tr w:rsidR="00747B5E" w:rsidRPr="0091600B" w14:paraId="09B7A84F" w14:textId="77777777" w:rsidTr="0091600B">
        <w:trPr>
          <w:trHeight w:val="300"/>
          <w:ins w:id="109" w:author="Ricardo Ferreira" w:date="2021-06-18T15:46:00Z"/>
        </w:trPr>
        <w:tc>
          <w:tcPr>
            <w:tcW w:w="1633" w:type="dxa"/>
            <w:tcBorders>
              <w:left w:val="nil"/>
              <w:right w:val="nil"/>
            </w:tcBorders>
            <w:noWrap/>
          </w:tcPr>
          <w:p w14:paraId="4BF9C919" w14:textId="2C7AA9BE" w:rsidR="00747B5E" w:rsidRPr="0091600B" w:rsidRDefault="00747B5E" w:rsidP="0091600B">
            <w:pPr>
              <w:ind w:firstLine="0"/>
              <w:jc w:val="center"/>
              <w:rPr>
                <w:ins w:id="110" w:author="Ricardo Ferreira" w:date="2021-06-18T15:46:00Z"/>
                <w:rFonts w:asciiTheme="minorHAnsi" w:hAnsiTheme="minorHAnsi" w:cstheme="minorHAnsi"/>
                <w:sz w:val="20"/>
                <w:szCs w:val="20"/>
              </w:rPr>
            </w:pPr>
            <w:ins w:id="111" w:author="Ricardo Ferreira" w:date="2021-06-18T15:46:00Z">
              <w:r>
                <w:rPr>
                  <w:rFonts w:asciiTheme="minorHAnsi" w:hAnsiTheme="minorHAnsi" w:cstheme="minorHAnsi"/>
                  <w:sz w:val="20"/>
                  <w:szCs w:val="20"/>
                </w:rPr>
                <w:t>RNF04</w:t>
              </w:r>
            </w:ins>
          </w:p>
        </w:tc>
        <w:tc>
          <w:tcPr>
            <w:tcW w:w="1339" w:type="dxa"/>
            <w:tcBorders>
              <w:left w:val="nil"/>
              <w:right w:val="nil"/>
            </w:tcBorders>
            <w:noWrap/>
          </w:tcPr>
          <w:p w14:paraId="48A4A08B" w14:textId="77777777" w:rsidR="00747B5E" w:rsidRPr="0091600B" w:rsidRDefault="00747B5E">
            <w:pPr>
              <w:rPr>
                <w:ins w:id="112" w:author="Ricardo Ferreira" w:date="2021-06-18T15:46:00Z"/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nil"/>
              <w:right w:val="nil"/>
            </w:tcBorders>
            <w:noWrap/>
          </w:tcPr>
          <w:p w14:paraId="6EAFD3E1" w14:textId="7E801877" w:rsidR="00747B5E" w:rsidRPr="0091600B" w:rsidRDefault="00747B5E" w:rsidP="0091600B">
            <w:pPr>
              <w:ind w:firstLine="0"/>
              <w:jc w:val="left"/>
              <w:rPr>
                <w:ins w:id="113" w:author="Ricardo Ferreira" w:date="2021-06-18T15:46:00Z"/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ins w:id="114" w:author="Ricardo Ferreira" w:date="2021-06-18T15:46:00Z">
              <w:r>
                <w:rPr>
                  <w:rFonts w:asciiTheme="minorHAnsi" w:hAnsiTheme="minorHAnsi" w:cstheme="minorHAnsi"/>
                  <w:sz w:val="20"/>
                  <w:szCs w:val="20"/>
                </w:rPr>
                <w:t>Swagger</w:t>
              </w:r>
              <w:proofErr w:type="spellEnd"/>
            </w:ins>
          </w:p>
        </w:tc>
        <w:tc>
          <w:tcPr>
            <w:tcW w:w="4246" w:type="dxa"/>
            <w:tcBorders>
              <w:left w:val="nil"/>
              <w:right w:val="nil"/>
            </w:tcBorders>
            <w:noWrap/>
          </w:tcPr>
          <w:p w14:paraId="6A604157" w14:textId="0E120461" w:rsidR="00747B5E" w:rsidRPr="0091600B" w:rsidRDefault="00747B5E" w:rsidP="0091600B">
            <w:pPr>
              <w:ind w:firstLine="0"/>
              <w:jc w:val="left"/>
              <w:rPr>
                <w:ins w:id="115" w:author="Ricardo Ferreira" w:date="2021-06-18T15:46:00Z"/>
                <w:rFonts w:asciiTheme="minorHAnsi" w:hAnsiTheme="minorHAnsi" w:cstheme="minorHAnsi"/>
                <w:sz w:val="20"/>
                <w:szCs w:val="20"/>
              </w:rPr>
            </w:pPr>
            <w:ins w:id="116" w:author="Ricardo Ferreira" w:date="2021-06-18T15:46:00Z">
              <w:r>
                <w:rPr>
                  <w:rFonts w:asciiTheme="minorHAnsi" w:hAnsiTheme="minorHAnsi" w:cstheme="minorHAnsi"/>
                  <w:sz w:val="20"/>
                  <w:szCs w:val="20"/>
                </w:rPr>
                <w:t xml:space="preserve">Documentação </w:t>
              </w:r>
            </w:ins>
            <w:ins w:id="117" w:author="Ricardo Ferreira" w:date="2021-06-18T15:47:00Z">
              <w:r>
                <w:rPr>
                  <w:rFonts w:asciiTheme="minorHAnsi" w:hAnsiTheme="minorHAnsi" w:cstheme="minorHAnsi"/>
                  <w:sz w:val="20"/>
                  <w:szCs w:val="20"/>
                </w:rPr>
                <w:t xml:space="preserve">interativa </w:t>
              </w:r>
            </w:ins>
            <w:ins w:id="118" w:author="Ricardo Ferreira" w:date="2021-06-18T15:46:00Z">
              <w:r>
                <w:rPr>
                  <w:rFonts w:asciiTheme="minorHAnsi" w:hAnsiTheme="minorHAnsi" w:cstheme="minorHAnsi"/>
                  <w:sz w:val="20"/>
                  <w:szCs w:val="20"/>
                </w:rPr>
                <w:t xml:space="preserve">do </w:t>
              </w:r>
              <w:proofErr w:type="spellStart"/>
              <w:r>
                <w:rPr>
                  <w:rFonts w:asciiTheme="minorHAnsi" w:hAnsiTheme="minorHAnsi" w:cstheme="minorHAnsi"/>
                  <w:sz w:val="20"/>
                  <w:szCs w:val="20"/>
                </w:rPr>
                <w:t>webservice</w:t>
              </w:r>
              <w:proofErr w:type="spellEnd"/>
            </w:ins>
          </w:p>
        </w:tc>
      </w:tr>
      <w:tr w:rsidR="00747B5E" w:rsidRPr="0091600B" w14:paraId="360F6BED" w14:textId="77777777" w:rsidTr="0091600B">
        <w:trPr>
          <w:trHeight w:val="300"/>
          <w:ins w:id="119" w:author="Ricardo Ferreira" w:date="2021-06-18T15:40:00Z"/>
        </w:trPr>
        <w:tc>
          <w:tcPr>
            <w:tcW w:w="1633" w:type="dxa"/>
            <w:tcBorders>
              <w:left w:val="nil"/>
              <w:right w:val="nil"/>
            </w:tcBorders>
            <w:noWrap/>
          </w:tcPr>
          <w:p w14:paraId="33233DD1" w14:textId="2A1E9E37" w:rsidR="00747B5E" w:rsidRPr="0091600B" w:rsidRDefault="00747B5E" w:rsidP="0091600B">
            <w:pPr>
              <w:ind w:firstLine="0"/>
              <w:jc w:val="center"/>
              <w:rPr>
                <w:ins w:id="120" w:author="Ricardo Ferreira" w:date="2021-06-18T15:40:00Z"/>
                <w:rFonts w:asciiTheme="minorHAnsi" w:hAnsiTheme="minorHAnsi" w:cstheme="minorHAnsi"/>
                <w:sz w:val="20"/>
                <w:szCs w:val="20"/>
              </w:rPr>
            </w:pPr>
            <w:ins w:id="121" w:author="Ricardo Ferreira" w:date="2021-06-18T15:40:00Z">
              <w:r>
                <w:rPr>
                  <w:rFonts w:asciiTheme="minorHAnsi" w:hAnsiTheme="minorHAnsi" w:cstheme="minorHAnsi"/>
                  <w:sz w:val="20"/>
                  <w:szCs w:val="20"/>
                </w:rPr>
                <w:t>RNF0</w:t>
              </w:r>
            </w:ins>
            <w:ins w:id="122" w:author="Ricardo Ferreira" w:date="2021-06-18T15:46:00Z">
              <w:r>
                <w:rPr>
                  <w:rFonts w:asciiTheme="minorHAnsi" w:hAnsiTheme="minorHAnsi" w:cstheme="minorHAnsi"/>
                  <w:sz w:val="20"/>
                  <w:szCs w:val="20"/>
                </w:rPr>
                <w:t>5</w:t>
              </w:r>
            </w:ins>
          </w:p>
        </w:tc>
        <w:tc>
          <w:tcPr>
            <w:tcW w:w="1339" w:type="dxa"/>
            <w:tcBorders>
              <w:left w:val="nil"/>
              <w:right w:val="nil"/>
            </w:tcBorders>
            <w:noWrap/>
          </w:tcPr>
          <w:p w14:paraId="6A0751FD" w14:textId="77777777" w:rsidR="00747B5E" w:rsidRPr="0091600B" w:rsidRDefault="00747B5E">
            <w:pPr>
              <w:rPr>
                <w:ins w:id="123" w:author="Ricardo Ferreira" w:date="2021-06-18T15:40:00Z"/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nil"/>
              <w:right w:val="nil"/>
            </w:tcBorders>
            <w:noWrap/>
          </w:tcPr>
          <w:p w14:paraId="35E159A9" w14:textId="2041D8BD" w:rsidR="00747B5E" w:rsidRPr="0091600B" w:rsidRDefault="00747B5E" w:rsidP="0091600B">
            <w:pPr>
              <w:ind w:firstLine="0"/>
              <w:jc w:val="left"/>
              <w:rPr>
                <w:ins w:id="124" w:author="Ricardo Ferreira" w:date="2021-06-18T15:40:00Z"/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ins w:id="125" w:author="Ricardo Ferreira" w:date="2021-06-18T15:40:00Z">
              <w:r>
                <w:rPr>
                  <w:rFonts w:asciiTheme="minorHAnsi" w:hAnsiTheme="minorHAnsi" w:cstheme="minorHAnsi"/>
                  <w:sz w:val="20"/>
                  <w:szCs w:val="20"/>
                </w:rPr>
                <w:t>Bitbucket</w:t>
              </w:r>
              <w:proofErr w:type="spellEnd"/>
            </w:ins>
          </w:p>
        </w:tc>
        <w:tc>
          <w:tcPr>
            <w:tcW w:w="4246" w:type="dxa"/>
            <w:tcBorders>
              <w:left w:val="nil"/>
              <w:right w:val="nil"/>
            </w:tcBorders>
            <w:noWrap/>
          </w:tcPr>
          <w:p w14:paraId="213980D0" w14:textId="72C365AF" w:rsidR="00747B5E" w:rsidRPr="0091600B" w:rsidRDefault="00747B5E" w:rsidP="0091600B">
            <w:pPr>
              <w:ind w:firstLine="0"/>
              <w:jc w:val="left"/>
              <w:rPr>
                <w:ins w:id="126" w:author="Ricardo Ferreira" w:date="2021-06-18T15:40:00Z"/>
                <w:rFonts w:asciiTheme="minorHAnsi" w:hAnsiTheme="minorHAnsi" w:cstheme="minorHAnsi"/>
                <w:sz w:val="20"/>
                <w:szCs w:val="20"/>
              </w:rPr>
            </w:pPr>
            <w:ins w:id="127" w:author="Ricardo Ferreira" w:date="2021-06-18T15:41:00Z">
              <w:r>
                <w:rPr>
                  <w:rFonts w:asciiTheme="minorHAnsi" w:hAnsiTheme="minorHAnsi" w:cstheme="minorHAnsi"/>
                  <w:sz w:val="20"/>
                  <w:szCs w:val="20"/>
                </w:rPr>
                <w:t xml:space="preserve">Repositório de código, documentação e gestão de </w:t>
              </w:r>
              <w:proofErr w:type="spellStart"/>
              <w:r w:rsidRPr="00747B5E">
                <w:rPr>
                  <w:rFonts w:asciiTheme="minorHAnsi" w:hAnsiTheme="minorHAnsi" w:cstheme="minorHAnsi"/>
                  <w:i/>
                  <w:iCs/>
                  <w:sz w:val="20"/>
                  <w:szCs w:val="20"/>
                  <w:rPrChange w:id="128" w:author="Ricardo Ferreira" w:date="2021-06-18T15:42:00Z">
                    <w:rPr>
                      <w:rFonts w:asciiTheme="minorHAnsi" w:hAnsiTheme="minorHAnsi" w:cstheme="minorHAnsi"/>
                      <w:sz w:val="20"/>
                      <w:szCs w:val="20"/>
                    </w:rPr>
                  </w:rPrChange>
                </w:rPr>
                <w:t>issues</w:t>
              </w:r>
              <w:proofErr w:type="spellEnd"/>
              <w:r>
                <w:rPr>
                  <w:rFonts w:asciiTheme="minorHAnsi" w:hAnsiTheme="minorHAnsi" w:cstheme="minorHAnsi"/>
                  <w:sz w:val="20"/>
                  <w:szCs w:val="20"/>
                </w:rPr>
                <w:t xml:space="preserve"> e </w:t>
              </w:r>
              <w:proofErr w:type="spellStart"/>
              <w:r w:rsidRPr="00747B5E">
                <w:rPr>
                  <w:rFonts w:asciiTheme="minorHAnsi" w:hAnsiTheme="minorHAnsi" w:cstheme="minorHAnsi"/>
                  <w:i/>
                  <w:iCs/>
                  <w:sz w:val="20"/>
                  <w:szCs w:val="20"/>
                  <w:rPrChange w:id="129" w:author="Ricardo Ferreira" w:date="2021-06-18T15:42:00Z">
                    <w:rPr>
                      <w:rFonts w:asciiTheme="minorHAnsi" w:hAnsiTheme="minorHAnsi" w:cstheme="minorHAnsi"/>
                      <w:sz w:val="20"/>
                      <w:szCs w:val="20"/>
                    </w:rPr>
                  </w:rPrChange>
                </w:rPr>
                <w:t>fe</w:t>
              </w:r>
            </w:ins>
            <w:ins w:id="130" w:author="Ricardo Ferreira" w:date="2021-06-18T15:42:00Z">
              <w:r w:rsidRPr="00747B5E">
                <w:rPr>
                  <w:rFonts w:asciiTheme="minorHAnsi" w:hAnsiTheme="minorHAnsi" w:cstheme="minorHAnsi"/>
                  <w:i/>
                  <w:iCs/>
                  <w:sz w:val="20"/>
                  <w:szCs w:val="20"/>
                  <w:rPrChange w:id="131" w:author="Ricardo Ferreira" w:date="2021-06-18T15:42:00Z">
                    <w:rPr>
                      <w:rFonts w:asciiTheme="minorHAnsi" w:hAnsiTheme="minorHAnsi" w:cstheme="minorHAnsi"/>
                      <w:sz w:val="20"/>
                      <w:szCs w:val="20"/>
                    </w:rPr>
                  </w:rPrChange>
                </w:rPr>
                <w:t>a</w:t>
              </w:r>
            </w:ins>
            <w:ins w:id="132" w:author="Ricardo Ferreira" w:date="2021-06-18T15:41:00Z">
              <w:r w:rsidRPr="00747B5E">
                <w:rPr>
                  <w:rFonts w:asciiTheme="minorHAnsi" w:hAnsiTheme="minorHAnsi" w:cstheme="minorHAnsi"/>
                  <w:i/>
                  <w:iCs/>
                  <w:sz w:val="20"/>
                  <w:szCs w:val="20"/>
                  <w:rPrChange w:id="133" w:author="Ricardo Ferreira" w:date="2021-06-18T15:42:00Z">
                    <w:rPr>
                      <w:rFonts w:asciiTheme="minorHAnsi" w:hAnsiTheme="minorHAnsi" w:cstheme="minorHAnsi"/>
                      <w:sz w:val="20"/>
                      <w:szCs w:val="20"/>
                    </w:rPr>
                  </w:rPrChange>
                </w:rPr>
                <w:t>tures</w:t>
              </w:r>
              <w:proofErr w:type="spellEnd"/>
              <w:r>
                <w:rPr>
                  <w:rFonts w:asciiTheme="minorHAnsi" w:hAnsiTheme="minorHAnsi" w:cstheme="minorHAnsi"/>
                  <w:sz w:val="20"/>
                  <w:szCs w:val="20"/>
                </w:rPr>
                <w:t xml:space="preserve"> </w:t>
              </w:r>
            </w:ins>
          </w:p>
        </w:tc>
      </w:tr>
    </w:tbl>
    <w:p w14:paraId="6FE9368D" w14:textId="3B5ED453" w:rsidR="0091600B" w:rsidRDefault="0091600B" w:rsidP="0091600B">
      <w:pPr>
        <w:pStyle w:val="Legenda"/>
        <w:jc w:val="center"/>
        <w:rPr>
          <w:ins w:id="134" w:author="Ricardo Ferreira" w:date="2021-06-18T15:47:00Z"/>
        </w:rPr>
      </w:pPr>
      <w:bookmarkStart w:id="135" w:name="_Ref73612783"/>
      <w:bookmarkStart w:id="136" w:name="_Ref73612772"/>
      <w:bookmarkStart w:id="137" w:name="_Toc74902564"/>
      <w:r>
        <w:t xml:space="preserve">Tabela </w:t>
      </w:r>
      <w:r w:rsidR="00A94509">
        <w:fldChar w:fldCharType="begin"/>
      </w:r>
      <w:r w:rsidR="00A94509">
        <w:instrText xml:space="preserve"> SEQ Tabela \* ARABIC </w:instrText>
      </w:r>
      <w:r w:rsidR="00A94509">
        <w:fldChar w:fldCharType="separate"/>
      </w:r>
      <w:r w:rsidR="00784DF4">
        <w:rPr>
          <w:noProof/>
        </w:rPr>
        <w:t>3</w:t>
      </w:r>
      <w:r w:rsidR="00A94509">
        <w:rPr>
          <w:noProof/>
        </w:rPr>
        <w:fldChar w:fldCharType="end"/>
      </w:r>
      <w:bookmarkEnd w:id="135"/>
      <w:r>
        <w:t>: Requisitos não-funcionais.</w:t>
      </w:r>
      <w:bookmarkEnd w:id="136"/>
      <w:bookmarkEnd w:id="137"/>
    </w:p>
    <w:p w14:paraId="247F12CE" w14:textId="3A012B26" w:rsidR="00747B5E" w:rsidRPr="00747B5E" w:rsidRDefault="00747B5E" w:rsidP="00747B5E">
      <w:pPr>
        <w:spacing w:after="200" w:line="276" w:lineRule="auto"/>
        <w:ind w:firstLine="0"/>
        <w:jc w:val="left"/>
        <w:rPr>
          <w:rPrChange w:id="138" w:author="Ricardo Ferreira" w:date="2021-06-18T15:47:00Z">
            <w:rPr/>
          </w:rPrChange>
        </w:rPr>
        <w:pPrChange w:id="139" w:author="Ricardo Ferreira" w:date="2021-06-18T15:48:00Z">
          <w:pPr>
            <w:pStyle w:val="Legenda"/>
            <w:jc w:val="center"/>
          </w:pPr>
        </w:pPrChange>
      </w:pPr>
      <w:ins w:id="140" w:author="Ricardo Ferreira" w:date="2021-06-18T15:47:00Z">
        <w:r>
          <w:br w:type="page"/>
        </w:r>
      </w:ins>
    </w:p>
    <w:p w14:paraId="73A67C07" w14:textId="42FBE051" w:rsidR="0091600B" w:rsidDel="00747B5E" w:rsidRDefault="0091600B" w:rsidP="0091600B">
      <w:pPr>
        <w:rPr>
          <w:del w:id="141" w:author="Ricardo Ferreira" w:date="2021-06-18T15:47:00Z"/>
        </w:rPr>
      </w:pPr>
    </w:p>
    <w:p w14:paraId="446460ED" w14:textId="53D96A14" w:rsidR="00804760" w:rsidDel="00747B5E" w:rsidRDefault="00804760" w:rsidP="00E50E37">
      <w:pPr>
        <w:rPr>
          <w:del w:id="142" w:author="Ricardo Ferreira" w:date="2021-06-18T15:47:00Z"/>
        </w:rPr>
      </w:pPr>
    </w:p>
    <w:p w14:paraId="59E7444E" w14:textId="522B43E1" w:rsidR="0026547F" w:rsidDel="00747B5E" w:rsidRDefault="0026547F" w:rsidP="00E50E37">
      <w:pPr>
        <w:rPr>
          <w:del w:id="143" w:author="Ricardo Ferreira" w:date="2021-06-18T15:47:00Z"/>
        </w:rPr>
        <w:sectPr w:rsidR="0026547F" w:rsidDel="00747B5E" w:rsidSect="00811A28">
          <w:type w:val="oddPage"/>
          <w:pgSz w:w="11906" w:h="16838"/>
          <w:pgMar w:top="1418" w:right="1134" w:bottom="1134" w:left="1276" w:header="709" w:footer="709" w:gutter="0"/>
          <w:cols w:space="708"/>
          <w:docGrid w:linePitch="360"/>
        </w:sectPr>
      </w:pPr>
    </w:p>
    <w:p w14:paraId="628FAFAE" w14:textId="60D7E9ED" w:rsidR="00183467" w:rsidDel="00747B5E" w:rsidRDefault="00183467" w:rsidP="00183467">
      <w:pPr>
        <w:rPr>
          <w:del w:id="144" w:author="Ricardo Ferreira" w:date="2021-06-18T15:47:00Z"/>
        </w:rPr>
      </w:pPr>
    </w:p>
    <w:p w14:paraId="307CCCDE" w14:textId="5636051C" w:rsidR="00183467" w:rsidDel="00747B5E" w:rsidRDefault="00183467" w:rsidP="00183467">
      <w:pPr>
        <w:rPr>
          <w:del w:id="145" w:author="Ricardo Ferreira" w:date="2021-06-18T15:47:00Z"/>
        </w:rPr>
      </w:pPr>
    </w:p>
    <w:p w14:paraId="39857AC2" w14:textId="716EDF1B" w:rsidR="00183467" w:rsidDel="00747B5E" w:rsidRDefault="00183467" w:rsidP="00183467">
      <w:pPr>
        <w:rPr>
          <w:del w:id="146" w:author="Ricardo Ferreira" w:date="2021-06-18T15:47:00Z"/>
        </w:rPr>
      </w:pPr>
    </w:p>
    <w:p w14:paraId="73DBF8D2" w14:textId="45720A24" w:rsidR="00183467" w:rsidDel="00747B5E" w:rsidRDefault="00183467" w:rsidP="00183467">
      <w:pPr>
        <w:rPr>
          <w:del w:id="147" w:author="Ricardo Ferreira" w:date="2021-06-18T15:47:00Z"/>
        </w:rPr>
      </w:pPr>
    </w:p>
    <w:p w14:paraId="7D00C33C" w14:textId="5DF030DE" w:rsidR="00804760" w:rsidRDefault="000B08D7" w:rsidP="006D40B4">
      <w:pPr>
        <w:pStyle w:val="Ttulo1"/>
      </w:pPr>
      <w:bookmarkStart w:id="148" w:name="_Toc74902354"/>
      <w:r>
        <w:t>Desenvolvimento</w:t>
      </w:r>
      <w:bookmarkEnd w:id="148"/>
    </w:p>
    <w:p w14:paraId="6415C473" w14:textId="00D08468" w:rsidR="006A2C21" w:rsidRDefault="000B08D7" w:rsidP="006A2C21">
      <w:r>
        <w:t>O desenvolvimento</w:t>
      </w:r>
      <w:r w:rsidR="008753C3">
        <w:t xml:space="preserve"> inicia-se por idealizar </w:t>
      </w:r>
      <w:r w:rsidR="006A2C21">
        <w:t>a estrutura do sistema e quais as ferramentas necessárias para execução do projeto</w:t>
      </w:r>
      <w:r w:rsidR="00B95C45">
        <w:t xml:space="preserve">. É com base nestas decisões que se definem </w:t>
      </w:r>
      <w:r w:rsidR="006A2C21">
        <w:t>as etapas de desenvolvimento.</w:t>
      </w:r>
    </w:p>
    <w:p w14:paraId="5B4F1941" w14:textId="77777777" w:rsidR="000C30C0" w:rsidRPr="000B08D7" w:rsidRDefault="000C30C0" w:rsidP="006A2C21"/>
    <w:p w14:paraId="214EE1E4" w14:textId="2B564212" w:rsidR="00804760" w:rsidRPr="00804760" w:rsidRDefault="008753C3" w:rsidP="008753C3">
      <w:pPr>
        <w:pStyle w:val="Ttulo2"/>
      </w:pPr>
      <w:bookmarkStart w:id="149" w:name="_Toc74902355"/>
      <w:r>
        <w:t>Arquitetura</w:t>
      </w:r>
      <w:bookmarkEnd w:id="149"/>
    </w:p>
    <w:p w14:paraId="41E02B03" w14:textId="29D4588C" w:rsidR="00922C0D" w:rsidRDefault="00922C0D" w:rsidP="00922C0D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E06F527" wp14:editId="725E56AA">
                <wp:simplePos x="0" y="0"/>
                <wp:positionH relativeFrom="margin">
                  <wp:align>right</wp:align>
                </wp:positionH>
                <wp:positionV relativeFrom="paragraph">
                  <wp:posOffset>3999865</wp:posOffset>
                </wp:positionV>
                <wp:extent cx="5391150" cy="635"/>
                <wp:effectExtent l="0" t="0" r="0" b="0"/>
                <wp:wrapTopAndBottom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B1E98" w14:textId="0312CD9B" w:rsidR="008753C3" w:rsidRPr="00130506" w:rsidRDefault="008753C3" w:rsidP="00B95C45">
                            <w:pPr>
                              <w:pStyle w:val="Legenda"/>
                              <w:ind w:firstLine="0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150" w:name="_Toc74902368"/>
                            <w:r>
                              <w:t xml:space="preserve">Figura </w:t>
                            </w:r>
                            <w:r w:rsidR="00A94509">
                              <w:fldChar w:fldCharType="begin"/>
                            </w:r>
                            <w:r w:rsidR="00A94509">
                              <w:instrText xml:space="preserve"> SEQ Figura \* ARABIC </w:instrText>
                            </w:r>
                            <w:r w:rsidR="00A94509">
                              <w:fldChar w:fldCharType="separate"/>
                            </w:r>
                            <w:r w:rsidR="00784DF4">
                              <w:rPr>
                                <w:noProof/>
                              </w:rPr>
                              <w:t>2</w:t>
                            </w:r>
                            <w:r w:rsidR="00A9450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Arquitetura do sistema.</w:t>
                            </w:r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6F527" id="Caixa de texto 7" o:spid="_x0000_s1027" type="#_x0000_t202" style="position:absolute;left:0;text-align:left;margin-left:373.3pt;margin-top:314.95pt;width:424.5pt;height:.05pt;z-index:2516582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" stroked="f">
                <v:textbox style="mso-fit-shape-to-text:t" inset="0,0,0,0">
                  <w:txbxContent>
                    <w:p w14:paraId="516B1E98" w14:textId="0312CD9B" w:rsidR="008753C3" w:rsidRPr="00130506" w:rsidRDefault="008753C3" w:rsidP="00B95C45">
                      <w:pPr>
                        <w:pStyle w:val="Legenda"/>
                        <w:ind w:firstLine="0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151" w:name="_Toc74902368"/>
                      <w:r>
                        <w:t xml:space="preserve">Figura </w:t>
                      </w:r>
                      <w:r w:rsidR="00A94509">
                        <w:fldChar w:fldCharType="begin"/>
                      </w:r>
                      <w:r w:rsidR="00A94509">
                        <w:instrText xml:space="preserve"> SEQ Figura \* ARABIC </w:instrText>
                      </w:r>
                      <w:r w:rsidR="00A94509">
                        <w:fldChar w:fldCharType="separate"/>
                      </w:r>
                      <w:r w:rsidR="00784DF4">
                        <w:rPr>
                          <w:noProof/>
                        </w:rPr>
                        <w:t>2</w:t>
                      </w:r>
                      <w:r w:rsidR="00A94509">
                        <w:rPr>
                          <w:noProof/>
                        </w:rPr>
                        <w:fldChar w:fldCharType="end"/>
                      </w:r>
                      <w:r>
                        <w:t>: Arquitetura do sistema.</w:t>
                      </w:r>
                      <w:bookmarkEnd w:id="15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753C3" w:rsidRPr="008753C3">
        <w:t xml:space="preserve">Para este </w:t>
      </w:r>
      <w:r w:rsidR="006A2C21">
        <w:t xml:space="preserve">Sistema de </w:t>
      </w:r>
      <w:r w:rsidR="008753C3" w:rsidRPr="008753C3">
        <w:t>I</w:t>
      </w:r>
      <w:r w:rsidR="006A2C21">
        <w:t>nformação</w:t>
      </w:r>
      <w:r w:rsidR="008753C3" w:rsidRPr="008753C3">
        <w:t xml:space="preserve"> é necessári</w:t>
      </w:r>
      <w:r w:rsidR="00B95C45">
        <w:t>a</w:t>
      </w:r>
      <w:r w:rsidR="008753C3" w:rsidRPr="008753C3">
        <w:t xml:space="preserve"> uma API para fazer todas as transações de receção e disponibilização de dados, uma base dados que seja boa para dados temporais e uma página </w:t>
      </w:r>
      <w:r w:rsidR="008753C3" w:rsidRPr="008231DD">
        <w:t>web</w:t>
      </w:r>
      <w:r w:rsidR="008753C3" w:rsidRPr="008753C3">
        <w:t xml:space="preserve"> para a visualização desses dados.</w:t>
      </w:r>
    </w:p>
    <w:p w14:paraId="14264814" w14:textId="5255B9E4" w:rsidR="008753C3" w:rsidRDefault="00922C0D" w:rsidP="008753C3">
      <w:commentRangeStart w:id="152"/>
      <w:r>
        <w:rPr>
          <w:noProof/>
        </w:rPr>
        <w:drawing>
          <wp:anchor distT="0" distB="0" distL="114300" distR="114300" simplePos="0" relativeHeight="251659286" behindDoc="0" locked="0" layoutInCell="1" allowOverlap="1" wp14:anchorId="3DD73F76" wp14:editId="43A2A45F">
            <wp:simplePos x="0" y="0"/>
            <wp:positionH relativeFrom="column">
              <wp:posOffset>167640</wp:posOffset>
            </wp:positionH>
            <wp:positionV relativeFrom="paragraph">
              <wp:posOffset>166370</wp:posOffset>
            </wp:positionV>
            <wp:extent cx="5760085" cy="2924810"/>
            <wp:effectExtent l="0" t="0" r="0" b="889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152"/>
      <w:r w:rsidR="006A3572">
        <w:rPr>
          <w:rStyle w:val="Refdecomentrio"/>
        </w:rPr>
        <w:commentReference w:id="152"/>
      </w:r>
    </w:p>
    <w:p w14:paraId="082C2FA1" w14:textId="78717ED2" w:rsidR="00200CC0" w:rsidRDefault="00200CC0" w:rsidP="00200CC0">
      <w:r>
        <w:t xml:space="preserve">O motor deste projeto é uma API desenvolvida com a </w:t>
      </w:r>
      <w:proofErr w:type="spellStart"/>
      <w:r w:rsidRPr="008231DD">
        <w:rPr>
          <w:i/>
          <w:iCs/>
        </w:rPr>
        <w:t>framework</w:t>
      </w:r>
      <w:proofErr w:type="spellEnd"/>
      <w:r>
        <w:t xml:space="preserve"> .NET Core 5.0, </w:t>
      </w:r>
      <w:r w:rsidR="00504079">
        <w:t xml:space="preserve">pois é </w:t>
      </w:r>
      <w:r w:rsidR="00907C1A">
        <w:t>muito fácil e rápido o desenvolvimento deste tipo de aplicações</w:t>
      </w:r>
      <w:r w:rsidR="00B95C45">
        <w:t>.</w:t>
      </w:r>
      <w:r>
        <w:t xml:space="preserve"> </w:t>
      </w:r>
      <w:r w:rsidR="00B95C45">
        <w:t>É</w:t>
      </w:r>
      <w:r w:rsidR="00A16624">
        <w:t xml:space="preserve"> compatível com</w:t>
      </w:r>
      <w:r>
        <w:t xml:space="preserve"> Linux</w:t>
      </w:r>
      <w:r w:rsidR="00A16624">
        <w:t>, cumpre os requisitos não-funcionais determinados para este projeto e</w:t>
      </w:r>
      <w:r>
        <w:t xml:space="preserve"> permite a criação de serviços para serem acedidos através da internet. Esta </w:t>
      </w:r>
      <w:proofErr w:type="spellStart"/>
      <w:r w:rsidRPr="008231DD">
        <w:rPr>
          <w:i/>
          <w:iCs/>
        </w:rPr>
        <w:t>framework</w:t>
      </w:r>
      <w:proofErr w:type="spellEnd"/>
      <w:r>
        <w:t xml:space="preserve"> utiliza a linguagem C# para o seu desenvolvimento.</w:t>
      </w:r>
    </w:p>
    <w:p w14:paraId="1E49E2DD" w14:textId="1B840109" w:rsidR="00200CC0" w:rsidRDefault="00200CC0" w:rsidP="006A2C21">
      <w:r>
        <w:t xml:space="preserve">A tecnologia utilizada para </w:t>
      </w:r>
      <w:r w:rsidR="00B95C45">
        <w:t>construção d</w:t>
      </w:r>
      <w:r>
        <w:t xml:space="preserve">a página web </w:t>
      </w:r>
      <w:r w:rsidR="00B95C45">
        <w:t>foi</w:t>
      </w:r>
      <w:r>
        <w:t xml:space="preserve"> limitada </w:t>
      </w:r>
      <w:r w:rsidR="00B95C45">
        <w:t>à</w:t>
      </w:r>
      <w:r>
        <w:t xml:space="preserve"> </w:t>
      </w:r>
      <w:proofErr w:type="spellStart"/>
      <w:r w:rsidRPr="008231DD">
        <w:rPr>
          <w:i/>
          <w:iCs/>
        </w:rPr>
        <w:t>framework</w:t>
      </w:r>
      <w:proofErr w:type="spellEnd"/>
      <w:r>
        <w:t xml:space="preserve"> </w:t>
      </w:r>
      <w:proofErr w:type="spellStart"/>
      <w:r>
        <w:t>Boot</w:t>
      </w:r>
      <w:r w:rsidR="00745F5C">
        <w:t>s</w:t>
      </w:r>
      <w:r>
        <w:t>trap</w:t>
      </w:r>
      <w:proofErr w:type="spellEnd"/>
      <w:r w:rsidR="00B95C45">
        <w:t>, à linguagem</w:t>
      </w:r>
      <w:r>
        <w:t xml:space="preserve"> JavaScript e</w:t>
      </w:r>
      <w:r w:rsidR="00B95C45">
        <w:t xml:space="preserve"> à</w:t>
      </w:r>
      <w:r>
        <w:t xml:space="preserve"> </w:t>
      </w:r>
      <w:proofErr w:type="spellStart"/>
      <w:r>
        <w:t>JQuery</w:t>
      </w:r>
      <w:proofErr w:type="spellEnd"/>
      <w:r>
        <w:t xml:space="preserve">. O </w:t>
      </w:r>
      <w:proofErr w:type="spellStart"/>
      <w:r>
        <w:t>JQuery</w:t>
      </w:r>
      <w:proofErr w:type="spellEnd"/>
      <w:r>
        <w:t xml:space="preserve"> é uma </w:t>
      </w:r>
      <w:r w:rsidR="006A2C21">
        <w:t>biblioteca</w:t>
      </w:r>
      <w:r>
        <w:t xml:space="preserve"> de funções de JavaScript que auxilia no desenvolvimento da página </w:t>
      </w:r>
      <w:r w:rsidR="00B95C45">
        <w:t>que</w:t>
      </w:r>
      <w:r w:rsidR="00F6142D">
        <w:t xml:space="preserve"> </w:t>
      </w:r>
      <w:r>
        <w:t xml:space="preserve">oferece uma maior </w:t>
      </w:r>
      <w:r>
        <w:lastRenderedPageBreak/>
        <w:t>compatibilidade com</w:t>
      </w:r>
      <w:r w:rsidR="00F6142D">
        <w:t xml:space="preserve"> todos</w:t>
      </w:r>
      <w:r>
        <w:t xml:space="preserve"> os navegadores.</w:t>
      </w:r>
      <w:r w:rsidR="00907C1A">
        <w:t xml:space="preserve"> JavaScript é a linguagem que serve de motor </w:t>
      </w:r>
      <w:r w:rsidR="00B95C45">
        <w:t>à</w:t>
      </w:r>
      <w:r w:rsidR="00907C1A">
        <w:t xml:space="preserve"> página web.</w:t>
      </w:r>
    </w:p>
    <w:p w14:paraId="0C8B95F3" w14:textId="77777777" w:rsidR="000C30C0" w:rsidRDefault="000C30C0" w:rsidP="006A2C21"/>
    <w:p w14:paraId="56E4D6F7" w14:textId="593D2548" w:rsidR="00E26842" w:rsidRPr="00E26842" w:rsidRDefault="00200CC0" w:rsidP="006A2C21">
      <w:pPr>
        <w:pStyle w:val="Ttulo2"/>
      </w:pPr>
      <w:bookmarkStart w:id="153" w:name="_Toc74902356"/>
      <w:r>
        <w:t xml:space="preserve">Principais etapas de </w:t>
      </w:r>
      <w:r w:rsidR="00E26842">
        <w:t>desenvolvimento</w:t>
      </w:r>
      <w:bookmarkEnd w:id="153"/>
    </w:p>
    <w:p w14:paraId="38C418A3" w14:textId="1DE36D0E" w:rsidR="00E26842" w:rsidRDefault="005C3B58" w:rsidP="006A2C21">
      <w:pPr>
        <w:ind w:firstLine="426"/>
      </w:pPr>
      <w:r w:rsidRPr="005C3B58">
        <w:t>As principais etapas de desenvolvimento</w:t>
      </w:r>
      <w:r w:rsidR="008B3B9D">
        <w:t xml:space="preserve"> podem ser divididas em três partes</w:t>
      </w:r>
      <w:r w:rsidR="00F6142D">
        <w:t xml:space="preserve">: 1) </w:t>
      </w:r>
      <w:r w:rsidRPr="005C3B58">
        <w:t>a criação da base de dados</w:t>
      </w:r>
      <w:r w:rsidR="00F6142D">
        <w:t>; 2)</w:t>
      </w:r>
      <w:r w:rsidRPr="005C3B58">
        <w:t xml:space="preserve"> o desenvolvimento da API</w:t>
      </w:r>
      <w:r w:rsidR="00F6142D">
        <w:t>; 3)</w:t>
      </w:r>
      <w:r w:rsidR="00B95C45">
        <w:t xml:space="preserve"> e</w:t>
      </w:r>
      <w:r w:rsidR="00F6142D">
        <w:t xml:space="preserve"> </w:t>
      </w:r>
      <w:r w:rsidRPr="005C3B58">
        <w:t xml:space="preserve">a </w:t>
      </w:r>
      <w:r w:rsidR="00B95C45">
        <w:t>construção d</w:t>
      </w:r>
      <w:ins w:id="154" w:author="Ricardo Ferreira" w:date="2021-06-18T15:38:00Z">
        <w:r w:rsidR="00747B5E">
          <w:t>o</w:t>
        </w:r>
      </w:ins>
      <w:del w:id="155" w:author="Ricardo Ferreira" w:date="2021-06-18T15:38:00Z">
        <w:r w:rsidR="00B95C45" w:rsidDel="00747B5E">
          <w:delText>a</w:delText>
        </w:r>
      </w:del>
      <w:r w:rsidR="00B95C45">
        <w:t xml:space="preserve"> </w:t>
      </w:r>
      <w:del w:id="156" w:author="Ricardo Ferreira" w:date="2021-06-18T15:38:00Z">
        <w:r w:rsidRPr="00747B5E" w:rsidDel="00747B5E">
          <w:rPr>
            <w:i/>
            <w:iCs/>
            <w:rPrChange w:id="157" w:author="Ricardo Ferreira" w:date="2021-06-18T15:38:00Z">
              <w:rPr/>
            </w:rPrChange>
          </w:rPr>
          <w:delText>página web</w:delText>
        </w:r>
      </w:del>
      <w:proofErr w:type="spellStart"/>
      <w:ins w:id="158" w:author="Ricardo Ferreira" w:date="2021-06-18T15:38:00Z">
        <w:r w:rsidR="00747B5E" w:rsidRPr="00747B5E">
          <w:rPr>
            <w:i/>
            <w:iCs/>
            <w:rPrChange w:id="159" w:author="Ricardo Ferreira" w:date="2021-06-18T15:38:00Z">
              <w:rPr/>
            </w:rPrChange>
          </w:rPr>
          <w:t>frontend</w:t>
        </w:r>
      </w:ins>
      <w:proofErr w:type="spellEnd"/>
      <w:r>
        <w:t>.</w:t>
      </w:r>
    </w:p>
    <w:p w14:paraId="59604BF2" w14:textId="2718B5CD" w:rsidR="005C3B58" w:rsidRDefault="005C3B58" w:rsidP="005C3B58">
      <w:pPr>
        <w:pStyle w:val="Ttulo3"/>
      </w:pPr>
      <w:bookmarkStart w:id="160" w:name="_Toc74902357"/>
      <w:r>
        <w:t>Criação da base de dados</w:t>
      </w:r>
      <w:bookmarkEnd w:id="160"/>
    </w:p>
    <w:p w14:paraId="7A034AFE" w14:textId="09A00E47" w:rsidR="005C3B58" w:rsidRPr="005C3B58" w:rsidRDefault="005C3B58" w:rsidP="005C3B58">
      <w:r w:rsidRPr="005C3B58">
        <w:t xml:space="preserve">Partindo dos requisitos e restrições, as tabelas necessárias para este projeto são a tabela </w:t>
      </w:r>
      <w:r w:rsidRPr="00B95C45">
        <w:rPr>
          <w:i/>
          <w:iCs/>
        </w:rPr>
        <w:t>station</w:t>
      </w:r>
      <w:r w:rsidR="00907C1A">
        <w:t>, que vai</w:t>
      </w:r>
      <w:r w:rsidRPr="005C3B58">
        <w:t xml:space="preserve"> guardar as características de cada estação e a tabela </w:t>
      </w:r>
      <w:proofErr w:type="spellStart"/>
      <w:r w:rsidRPr="00B95C45">
        <w:rPr>
          <w:i/>
          <w:iCs/>
        </w:rPr>
        <w:t>stationrecord</w:t>
      </w:r>
      <w:proofErr w:type="spellEnd"/>
      <w:r w:rsidRPr="005C3B58">
        <w:t xml:space="preserve"> para as observações que cada estação efetuar.</w:t>
      </w:r>
      <w:r>
        <w:t xml:space="preserve"> </w:t>
      </w:r>
      <w:r w:rsidRPr="005C3B58">
        <w:t xml:space="preserve">O diagrama de base de dados criado na ferramenta Visual </w:t>
      </w:r>
      <w:proofErr w:type="spellStart"/>
      <w:r w:rsidRPr="005C3B58">
        <w:t>Paradigm</w:t>
      </w:r>
      <w:proofErr w:type="spellEnd"/>
      <w:r w:rsidRPr="005C3B58">
        <w:t xml:space="preserve"> está apesentado na </w:t>
      </w:r>
      <w:r>
        <w:fldChar w:fldCharType="begin"/>
      </w:r>
      <w:r>
        <w:instrText xml:space="preserve"> REF _Ref73616565 \h </w:instrText>
      </w:r>
      <w:r>
        <w:fldChar w:fldCharType="separate"/>
      </w:r>
      <w:r w:rsidR="00784DF4">
        <w:t xml:space="preserve">Figura </w:t>
      </w:r>
      <w:r w:rsidR="00784DF4">
        <w:rPr>
          <w:noProof/>
        </w:rPr>
        <w:t>3</w:t>
      </w:r>
      <w:r>
        <w:fldChar w:fldCharType="end"/>
      </w:r>
      <w:r>
        <w:t>.</w:t>
      </w:r>
    </w:p>
    <w:p w14:paraId="01BEAD78" w14:textId="436FC8E9" w:rsidR="005C3B58" w:rsidRDefault="005C3B58" w:rsidP="00200CC0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27B66A4" wp14:editId="683C2526">
                <wp:simplePos x="0" y="0"/>
                <wp:positionH relativeFrom="column">
                  <wp:posOffset>212725</wp:posOffset>
                </wp:positionH>
                <wp:positionV relativeFrom="paragraph">
                  <wp:posOffset>4676140</wp:posOffset>
                </wp:positionV>
                <wp:extent cx="5334000" cy="635"/>
                <wp:effectExtent l="0" t="0" r="0" b="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9338D1" w14:textId="76B5BFD8" w:rsidR="005C3B58" w:rsidRPr="007D598D" w:rsidRDefault="005C3B58" w:rsidP="00B95C45">
                            <w:pPr>
                              <w:pStyle w:val="Legenda"/>
                              <w:ind w:firstLine="0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161" w:name="_Ref73616565"/>
                            <w:bookmarkStart w:id="162" w:name="_Toc74902369"/>
                            <w:r>
                              <w:t xml:space="preserve">Figura </w:t>
                            </w:r>
                            <w:r w:rsidR="00A94509">
                              <w:fldChar w:fldCharType="begin"/>
                            </w:r>
                            <w:r w:rsidR="00A94509">
                              <w:instrText xml:space="preserve"> SEQ Figura \* ARABIC </w:instrText>
                            </w:r>
                            <w:r w:rsidR="00A94509">
                              <w:fldChar w:fldCharType="separate"/>
                            </w:r>
                            <w:r w:rsidR="00784DF4">
                              <w:rPr>
                                <w:noProof/>
                              </w:rPr>
                              <w:t>3</w:t>
                            </w:r>
                            <w:r w:rsidR="00A94509">
                              <w:rPr>
                                <w:noProof/>
                              </w:rPr>
                              <w:fldChar w:fldCharType="end"/>
                            </w:r>
                            <w:bookmarkEnd w:id="161"/>
                            <w:r>
                              <w:t>: Diagrama de base de dados.</w:t>
                            </w:r>
                            <w:bookmarkEnd w:id="1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B66A4" id="Caixa de texto 9" o:spid="_x0000_s1028" type="#_x0000_t202" style="position:absolute;left:0;text-align:left;margin-left:16.75pt;margin-top:368.2pt;width:420pt;height:.0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" stroked="f">
                <v:textbox style="mso-fit-shape-to-text:t" inset="0,0,0,0">
                  <w:txbxContent>
                    <w:p w14:paraId="579338D1" w14:textId="76B5BFD8" w:rsidR="005C3B58" w:rsidRPr="007D598D" w:rsidRDefault="005C3B58" w:rsidP="00B95C45">
                      <w:pPr>
                        <w:pStyle w:val="Legenda"/>
                        <w:ind w:firstLine="0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163" w:name="_Ref73616565"/>
                      <w:bookmarkStart w:id="164" w:name="_Toc74902369"/>
                      <w:r>
                        <w:t xml:space="preserve">Figura </w:t>
                      </w:r>
                      <w:r w:rsidR="00A94509">
                        <w:fldChar w:fldCharType="begin"/>
                      </w:r>
                      <w:r w:rsidR="00A94509">
                        <w:instrText xml:space="preserve"> SEQ Figura \* ARABIC </w:instrText>
                      </w:r>
                      <w:r w:rsidR="00A94509">
                        <w:fldChar w:fldCharType="separate"/>
                      </w:r>
                      <w:r w:rsidR="00784DF4">
                        <w:rPr>
                          <w:noProof/>
                        </w:rPr>
                        <w:t>3</w:t>
                      </w:r>
                      <w:r w:rsidR="00A94509">
                        <w:rPr>
                          <w:noProof/>
                        </w:rPr>
                        <w:fldChar w:fldCharType="end"/>
                      </w:r>
                      <w:bookmarkEnd w:id="163"/>
                      <w:r>
                        <w:t>: Diagrama de base de dados.</w:t>
                      </w:r>
                      <w:bookmarkEnd w:id="16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3320E">
        <w:rPr>
          <w:noProof/>
        </w:rPr>
        <w:drawing>
          <wp:anchor distT="0" distB="0" distL="114300" distR="114300" simplePos="0" relativeHeight="251658245" behindDoc="0" locked="0" layoutInCell="1" allowOverlap="1" wp14:anchorId="31FDC635" wp14:editId="2E0FC8D1">
            <wp:simplePos x="0" y="0"/>
            <wp:positionH relativeFrom="margin">
              <wp:align>center</wp:align>
            </wp:positionH>
            <wp:positionV relativeFrom="paragraph">
              <wp:posOffset>457</wp:posOffset>
            </wp:positionV>
            <wp:extent cx="5334000" cy="4619547"/>
            <wp:effectExtent l="0" t="0" r="0" b="0"/>
            <wp:wrapTopAndBottom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mesa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19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75CF5" w14:textId="5A51F1A5" w:rsidR="005C3B58" w:rsidRDefault="005C3B58" w:rsidP="006C6D85">
      <w:r>
        <w:lastRenderedPageBreak/>
        <w:t xml:space="preserve">Para a criação da base de dados, </w:t>
      </w:r>
      <w:r w:rsidR="00B95C45">
        <w:t>foi</w:t>
      </w:r>
      <w:r>
        <w:t xml:space="preserve"> necessário </w:t>
      </w:r>
      <w:r w:rsidR="00B95C45">
        <w:t xml:space="preserve">instalar </w:t>
      </w:r>
      <w:r>
        <w:t xml:space="preserve">o </w:t>
      </w:r>
      <w:proofErr w:type="spellStart"/>
      <w:r>
        <w:t>PostgreSQL</w:t>
      </w:r>
      <w:proofErr w:type="spellEnd"/>
      <w:r>
        <w:t xml:space="preserve"> 13</w:t>
      </w:r>
      <w:r w:rsidR="00A906F7">
        <w:t>, que é um motor de base dados relacional</w:t>
      </w:r>
      <w:r w:rsidR="00B95C45">
        <w:t>,</w:t>
      </w:r>
      <w:r>
        <w:t xml:space="preserve"> </w:t>
      </w:r>
      <w:r w:rsidR="006C6D85">
        <w:t>sobre a qual se instalou</w:t>
      </w:r>
      <w:r>
        <w:t xml:space="preserve"> </w:t>
      </w:r>
      <w:ins w:id="165" w:author="Ricardo Ferreira" w:date="2021-06-18T15:48:00Z">
        <w:r w:rsidR="00480632">
          <w:t>a</w:t>
        </w:r>
      </w:ins>
      <w:del w:id="166" w:author="Ricardo Ferreira" w:date="2021-06-18T15:48:00Z">
        <w:r w:rsidDel="00480632">
          <w:delText>o</w:delText>
        </w:r>
      </w:del>
      <w:r w:rsidR="006C6D85">
        <w:t xml:space="preserve"> extensão</w:t>
      </w:r>
      <w:r>
        <w:t xml:space="preserve"> </w:t>
      </w:r>
      <w:proofErr w:type="spellStart"/>
      <w:r>
        <w:t>TimeScaleDB</w:t>
      </w:r>
      <w:proofErr w:type="spellEnd"/>
      <w:r w:rsidR="006C6D85">
        <w:t>.</w:t>
      </w:r>
      <w:r>
        <w:t xml:space="preserve"> </w:t>
      </w:r>
      <w:r w:rsidR="006C6D85">
        <w:t>A</w:t>
      </w:r>
      <w:r>
        <w:t xml:space="preserve"> base dados foi criada com o nome </w:t>
      </w:r>
      <w:proofErr w:type="spellStart"/>
      <w:r w:rsidRPr="006C6D85">
        <w:rPr>
          <w:i/>
          <w:iCs/>
        </w:rPr>
        <w:t>fourmeteo</w:t>
      </w:r>
      <w:proofErr w:type="spellEnd"/>
      <w:r>
        <w:t xml:space="preserve"> e adicionadas duas extensões, a extensão do </w:t>
      </w:r>
      <w:proofErr w:type="spellStart"/>
      <w:r>
        <w:t>TimeScaleDB</w:t>
      </w:r>
      <w:proofErr w:type="spellEnd"/>
      <w:r>
        <w:t xml:space="preserve"> e o </w:t>
      </w:r>
      <w:r w:rsidR="006C6D85">
        <w:t xml:space="preserve">módulo do </w:t>
      </w:r>
      <w:proofErr w:type="spellStart"/>
      <w:r w:rsidR="006C6D85">
        <w:t>PostgreSQL</w:t>
      </w:r>
      <w:proofErr w:type="spellEnd"/>
      <w:r w:rsidR="006C6D85">
        <w:t xml:space="preserve"> </w:t>
      </w:r>
      <w:proofErr w:type="spellStart"/>
      <w:r>
        <w:t>uuid-ossp</w:t>
      </w:r>
      <w:proofErr w:type="spellEnd"/>
      <w:r w:rsidR="00F6142D">
        <w:t>. Este</w:t>
      </w:r>
      <w:r w:rsidR="00444DD8">
        <w:t xml:space="preserve"> m</w:t>
      </w:r>
      <w:r w:rsidR="006C6D85">
        <w:t>ó</w:t>
      </w:r>
      <w:r w:rsidR="00444DD8">
        <w:t>dulo</w:t>
      </w:r>
      <w:r>
        <w:t xml:space="preserve"> permite a utilização de identificadores únicos como campos de uma tabela que serão o</w:t>
      </w:r>
      <w:r w:rsidR="00832448">
        <w:t>s</w:t>
      </w:r>
      <w:r>
        <w:t xml:space="preserve"> id</w:t>
      </w:r>
      <w:r w:rsidR="00832448">
        <w:t>entificadores</w:t>
      </w:r>
      <w:r>
        <w:t xml:space="preserve"> das estações</w:t>
      </w:r>
      <w:r w:rsidR="00F6142D">
        <w:t>. O</w:t>
      </w:r>
      <w:r w:rsidR="00832448" w:rsidRPr="00832448">
        <w:t>s identificadores são constituídos por 128-bits</w:t>
      </w:r>
      <w:r w:rsidR="00832448">
        <w:t xml:space="preserve"> e são gerados automaticamente p</w:t>
      </w:r>
      <w:r w:rsidR="00F6142D">
        <w:t>elo</w:t>
      </w:r>
      <w:r w:rsidR="00832448">
        <w:t xml:space="preserve"> motor de base dados ao ser inserido um novo registo nessa tabela.</w:t>
      </w:r>
    </w:p>
    <w:p w14:paraId="37876FC7" w14:textId="23CC3A3F" w:rsidR="005C3B58" w:rsidRDefault="00F6142D" w:rsidP="00680BEB">
      <w:pPr>
        <w:ind w:firstLine="708"/>
      </w:pPr>
      <w:r>
        <w:t>P</w:t>
      </w:r>
      <w:r w:rsidR="005C3B58">
        <w:t xml:space="preserve">ara tirar partido das vantagens do </w:t>
      </w:r>
      <w:proofErr w:type="spellStart"/>
      <w:r w:rsidR="005C3B58">
        <w:t>TimescaleDB</w:t>
      </w:r>
      <w:proofErr w:type="spellEnd"/>
      <w:r w:rsidR="005C3B58">
        <w:t xml:space="preserve"> é necessário criar uma </w:t>
      </w:r>
      <w:proofErr w:type="spellStart"/>
      <w:r w:rsidR="005C3B58" w:rsidRPr="005C3B58">
        <w:rPr>
          <w:i/>
          <w:iCs/>
        </w:rPr>
        <w:t>hyper-table</w:t>
      </w:r>
      <w:proofErr w:type="spellEnd"/>
      <w:r w:rsidR="005C3B58">
        <w:t xml:space="preserve"> da tabela </w:t>
      </w:r>
      <w:proofErr w:type="spellStart"/>
      <w:r w:rsidR="005C3B58">
        <w:t>stationrecord</w:t>
      </w:r>
      <w:proofErr w:type="spellEnd"/>
      <w:r w:rsidR="005C3B58">
        <w:t xml:space="preserve"> que contém dados temporais. Ao criar a </w:t>
      </w:r>
      <w:proofErr w:type="spellStart"/>
      <w:r w:rsidR="005C3B58" w:rsidRPr="005C3B58">
        <w:rPr>
          <w:i/>
          <w:iCs/>
        </w:rPr>
        <w:t>hyper-table</w:t>
      </w:r>
      <w:proofErr w:type="spellEnd"/>
      <w:r w:rsidR="005C3B58">
        <w:t xml:space="preserve">, a tabela irá ser divida em </w:t>
      </w:r>
      <w:r w:rsidR="00444DD8">
        <w:t xml:space="preserve">partes </w:t>
      </w:r>
      <w:r w:rsidR="005C3B58">
        <w:t>mais pequen</w:t>
      </w:r>
      <w:r w:rsidR="006C6D85">
        <w:t>a</w:t>
      </w:r>
      <w:r w:rsidR="005C3B58">
        <w:t xml:space="preserve">s para aumentar </w:t>
      </w:r>
      <w:r>
        <w:t xml:space="preserve">a </w:t>
      </w:r>
      <w:r w:rsidR="005C3B58">
        <w:t>performance de consulta e inser</w:t>
      </w:r>
      <w:r>
        <w:t>ção. E</w:t>
      </w:r>
      <w:r w:rsidR="00832448">
        <w:t xml:space="preserve">stes pedaços da tabela serão mapeados através de uma tabela de </w:t>
      </w:r>
      <w:proofErr w:type="spellStart"/>
      <w:r w:rsidR="00832448">
        <w:t>metadados</w:t>
      </w:r>
      <w:proofErr w:type="spellEnd"/>
      <w:r w:rsidR="006C6D85">
        <w:t>. T</w:t>
      </w:r>
      <w:r w:rsidR="00832448">
        <w:t xml:space="preserve">udo </w:t>
      </w:r>
      <w:r w:rsidR="006C6D85">
        <w:t xml:space="preserve">isto </w:t>
      </w:r>
      <w:r w:rsidR="00832448">
        <w:t>é gerido automaticamente pela extensão</w:t>
      </w:r>
      <w:r w:rsidR="00226107">
        <w:t>.</w:t>
      </w:r>
    </w:p>
    <w:p w14:paraId="65CD769F" w14:textId="77777777" w:rsidR="00B02DF6" w:rsidRDefault="00B02DF6" w:rsidP="00226107">
      <w:pPr>
        <w:ind w:firstLine="708"/>
      </w:pPr>
    </w:p>
    <w:p w14:paraId="592A686E" w14:textId="68410A90" w:rsidR="00226107" w:rsidRDefault="00226107" w:rsidP="00226107">
      <w:pPr>
        <w:ind w:firstLine="708"/>
      </w:pPr>
      <w:r>
        <w:t xml:space="preserve">Os comandos para adicionar as extensões </w:t>
      </w:r>
      <w:r w:rsidR="006C6D85">
        <w:t>à</w:t>
      </w:r>
      <w:r>
        <w:t xml:space="preserve"> base de dados são:</w:t>
      </w:r>
    </w:p>
    <w:p w14:paraId="0180B624" w14:textId="59D8470B" w:rsidR="00226107" w:rsidRPr="00226107" w:rsidRDefault="00226107" w:rsidP="00226107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226107">
        <w:rPr>
          <w:rFonts w:ascii="Consolas" w:hAnsi="Consolas"/>
          <w:sz w:val="20"/>
          <w:szCs w:val="20"/>
          <w:lang w:val="en-US" w:eastAsia="pt-PT"/>
        </w:rPr>
        <w:t xml:space="preserve">CREATE EXTENSION IF NOT EXISTS </w:t>
      </w:r>
      <w:proofErr w:type="spellStart"/>
      <w:proofErr w:type="gramStart"/>
      <w:r w:rsidRPr="00226107">
        <w:rPr>
          <w:rFonts w:ascii="Consolas" w:hAnsi="Consolas"/>
          <w:sz w:val="20"/>
          <w:szCs w:val="20"/>
          <w:lang w:val="en-US" w:eastAsia="pt-PT"/>
        </w:rPr>
        <w:t>timescaledb</w:t>
      </w:r>
      <w:proofErr w:type="spellEnd"/>
      <w:r w:rsidRPr="00226107">
        <w:rPr>
          <w:rFonts w:ascii="Consolas" w:hAnsi="Consolas"/>
          <w:sz w:val="20"/>
          <w:szCs w:val="20"/>
          <w:lang w:val="en-US" w:eastAsia="pt-PT"/>
        </w:rPr>
        <w:t>;</w:t>
      </w:r>
      <w:proofErr w:type="gramEnd"/>
    </w:p>
    <w:p w14:paraId="05BDAF98" w14:textId="54469B9D" w:rsidR="005C3B58" w:rsidRPr="00226107" w:rsidRDefault="00226107" w:rsidP="00226107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226107">
        <w:rPr>
          <w:rFonts w:ascii="Consolas" w:hAnsi="Consolas"/>
          <w:sz w:val="20"/>
          <w:szCs w:val="20"/>
          <w:lang w:val="en-US" w:eastAsia="pt-PT"/>
        </w:rPr>
        <w:t>CREATE EXTENSION IF NOT EXISTS "</w:t>
      </w:r>
      <w:proofErr w:type="spellStart"/>
      <w:r w:rsidRPr="00226107">
        <w:rPr>
          <w:rFonts w:ascii="Consolas" w:hAnsi="Consolas"/>
          <w:sz w:val="20"/>
          <w:szCs w:val="20"/>
          <w:lang w:val="en-US" w:eastAsia="pt-PT"/>
        </w:rPr>
        <w:t>uuid-ossp</w:t>
      </w:r>
      <w:proofErr w:type="spellEnd"/>
      <w:proofErr w:type="gramStart"/>
      <w:r w:rsidRPr="00226107">
        <w:rPr>
          <w:rFonts w:ascii="Consolas" w:hAnsi="Consolas"/>
          <w:sz w:val="20"/>
          <w:szCs w:val="20"/>
          <w:lang w:val="en-US" w:eastAsia="pt-PT"/>
        </w:rPr>
        <w:t>";</w:t>
      </w:r>
      <w:proofErr w:type="gramEnd"/>
    </w:p>
    <w:p w14:paraId="4C823173" w14:textId="77777777" w:rsidR="00B02DF6" w:rsidRPr="00AC5BC6" w:rsidRDefault="00B02DF6" w:rsidP="00B02DF6">
      <w:pPr>
        <w:ind w:firstLine="708"/>
        <w:rPr>
          <w:lang w:val="en-GB"/>
        </w:rPr>
      </w:pPr>
    </w:p>
    <w:p w14:paraId="4A9C850A" w14:textId="7E7DABE7" w:rsidR="00B02DF6" w:rsidRDefault="00B02DF6" w:rsidP="00B02DF6">
      <w:pPr>
        <w:ind w:firstLine="708"/>
      </w:pPr>
      <w:r w:rsidRPr="00B02DF6">
        <w:t xml:space="preserve">A </w:t>
      </w:r>
      <w:r>
        <w:t xml:space="preserve">criação da </w:t>
      </w:r>
      <w:proofErr w:type="spellStart"/>
      <w:r w:rsidRPr="00B02DF6">
        <w:rPr>
          <w:i/>
          <w:iCs/>
        </w:rPr>
        <w:t>hypertable</w:t>
      </w:r>
      <w:proofErr w:type="spellEnd"/>
      <w:r>
        <w:t xml:space="preserve"> é </w:t>
      </w:r>
      <w:r w:rsidR="00F6142D">
        <w:t xml:space="preserve">a </w:t>
      </w:r>
      <w:r>
        <w:t xml:space="preserve">seguinte: </w:t>
      </w:r>
    </w:p>
    <w:p w14:paraId="1210C4D6" w14:textId="0A50CC8A" w:rsidR="00B02DF6" w:rsidRPr="00B02DF6" w:rsidRDefault="00B02DF6" w:rsidP="00B02DF6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B02DF6">
        <w:rPr>
          <w:rFonts w:ascii="Consolas" w:hAnsi="Consolas"/>
          <w:lang w:val="en-US" w:eastAsia="pt-PT"/>
        </w:rPr>
        <w:t>SELECT</w:t>
      </w:r>
      <w:r w:rsidRPr="00B02DF6">
        <w:rPr>
          <w:rFonts w:ascii="Consolas" w:hAnsi="Consolas"/>
          <w:sz w:val="20"/>
          <w:szCs w:val="20"/>
          <w:lang w:val="en-US" w:eastAsia="pt-PT"/>
        </w:rPr>
        <w:t xml:space="preserve"> </w:t>
      </w:r>
      <w:proofErr w:type="spellStart"/>
      <w:r w:rsidRPr="00B02DF6">
        <w:rPr>
          <w:rFonts w:ascii="Consolas" w:hAnsi="Consolas"/>
          <w:sz w:val="20"/>
          <w:szCs w:val="20"/>
          <w:lang w:val="en-US" w:eastAsia="pt-PT"/>
        </w:rPr>
        <w:t>create_</w:t>
      </w:r>
      <w:proofErr w:type="gramStart"/>
      <w:r w:rsidRPr="00B02DF6">
        <w:rPr>
          <w:rFonts w:ascii="Consolas" w:hAnsi="Consolas"/>
          <w:sz w:val="20"/>
          <w:szCs w:val="20"/>
          <w:lang w:val="en-US" w:eastAsia="pt-PT"/>
        </w:rPr>
        <w:t>hypertable</w:t>
      </w:r>
      <w:proofErr w:type="spellEnd"/>
      <w:r w:rsidRPr="00B02DF6">
        <w:rPr>
          <w:rFonts w:ascii="Consolas" w:hAnsi="Consolas"/>
          <w:sz w:val="20"/>
          <w:szCs w:val="20"/>
          <w:lang w:val="en-US" w:eastAsia="pt-PT"/>
        </w:rPr>
        <w:t>(</w:t>
      </w:r>
      <w:proofErr w:type="gramEnd"/>
      <w:r w:rsidRPr="00B02DF6">
        <w:rPr>
          <w:rFonts w:ascii="Consolas" w:hAnsi="Consolas"/>
          <w:lang w:val="en-US" w:eastAsia="pt-PT"/>
        </w:rPr>
        <w:t>'</w:t>
      </w:r>
      <w:proofErr w:type="spellStart"/>
      <w:r>
        <w:rPr>
          <w:rFonts w:ascii="Consolas" w:hAnsi="Consolas"/>
          <w:lang w:val="en-US" w:eastAsia="pt-PT"/>
        </w:rPr>
        <w:t>stationrecord</w:t>
      </w:r>
      <w:proofErr w:type="spellEnd"/>
      <w:r w:rsidRPr="00B02DF6">
        <w:rPr>
          <w:rFonts w:ascii="Consolas" w:hAnsi="Consolas"/>
          <w:lang w:val="en-US" w:eastAsia="pt-PT"/>
        </w:rPr>
        <w:t>'</w:t>
      </w:r>
      <w:r w:rsidRPr="00B02DF6">
        <w:rPr>
          <w:rFonts w:ascii="Consolas" w:hAnsi="Consolas"/>
          <w:sz w:val="20"/>
          <w:szCs w:val="20"/>
          <w:lang w:val="en-US" w:eastAsia="pt-PT"/>
        </w:rPr>
        <w:t xml:space="preserve">, </w:t>
      </w:r>
      <w:r w:rsidRPr="00B02DF6">
        <w:rPr>
          <w:rFonts w:ascii="Consolas" w:hAnsi="Consolas"/>
          <w:lang w:val="en-US" w:eastAsia="pt-PT"/>
        </w:rPr>
        <w:t>'time'</w:t>
      </w:r>
      <w:r w:rsidRPr="00B02DF6">
        <w:rPr>
          <w:rFonts w:ascii="Consolas" w:hAnsi="Consolas"/>
          <w:sz w:val="20"/>
          <w:szCs w:val="20"/>
          <w:lang w:val="en-US" w:eastAsia="pt-PT"/>
        </w:rPr>
        <w:t>);</w:t>
      </w:r>
    </w:p>
    <w:p w14:paraId="29B2AECC" w14:textId="77777777" w:rsidR="00B02DF6" w:rsidRPr="00B02DF6" w:rsidRDefault="00B02DF6" w:rsidP="00B02DF6">
      <w:pPr>
        <w:ind w:firstLine="708"/>
        <w:rPr>
          <w:lang w:val="en-US"/>
        </w:rPr>
      </w:pPr>
    </w:p>
    <w:p w14:paraId="1BE2801E" w14:textId="68ABF637" w:rsidR="00E7083B" w:rsidRPr="00E7083B" w:rsidRDefault="00E7083B" w:rsidP="006C6D85">
      <w:pPr>
        <w:ind w:firstLine="708"/>
      </w:pPr>
      <w:r w:rsidRPr="00E7083B">
        <w:t>A tabela station tem u</w:t>
      </w:r>
      <w:r>
        <w:t>ma chave primária (</w:t>
      </w:r>
      <w:proofErr w:type="spellStart"/>
      <w:r>
        <w:t>stationid</w:t>
      </w:r>
      <w:proofErr w:type="spellEnd"/>
      <w:r>
        <w:t xml:space="preserve">) que é o identificador da estação e faz uso do </w:t>
      </w:r>
      <w:proofErr w:type="spellStart"/>
      <w:r>
        <w:t>uuid</w:t>
      </w:r>
      <w:proofErr w:type="spellEnd"/>
      <w:r>
        <w:t>.</w:t>
      </w:r>
      <w:r w:rsidR="006C6D85">
        <w:t xml:space="preserve"> </w:t>
      </w:r>
      <w:r>
        <w:t xml:space="preserve">A tabela </w:t>
      </w:r>
      <w:proofErr w:type="spellStart"/>
      <w:r>
        <w:t>stationrecord</w:t>
      </w:r>
      <w:proofErr w:type="spellEnd"/>
      <w:r>
        <w:t xml:space="preserve"> tem </w:t>
      </w:r>
      <w:r w:rsidR="00B02DF6">
        <w:t>uma chave primária composta p</w:t>
      </w:r>
      <w:r w:rsidR="00F6142D">
        <w:t>elo</w:t>
      </w:r>
      <w:r w:rsidR="00B02DF6">
        <w:t xml:space="preserve"> identificador da estação (</w:t>
      </w:r>
      <w:proofErr w:type="spellStart"/>
      <w:r w:rsidR="00B02DF6">
        <w:t>stationid</w:t>
      </w:r>
      <w:proofErr w:type="spellEnd"/>
      <w:r w:rsidR="00B02DF6">
        <w:t xml:space="preserve">) e o tempo (time). </w:t>
      </w:r>
    </w:p>
    <w:p w14:paraId="2734760F" w14:textId="77777777" w:rsidR="00E26842" w:rsidRPr="00E7083B" w:rsidRDefault="00E26842" w:rsidP="005C3B58"/>
    <w:p w14:paraId="472AE112" w14:textId="60C4A848" w:rsidR="005C3B58" w:rsidRDefault="005C3B58" w:rsidP="005C3B58">
      <w:pPr>
        <w:pStyle w:val="Ttulo3"/>
      </w:pPr>
      <w:bookmarkStart w:id="167" w:name="_Toc74902358"/>
      <w:r>
        <w:t>Estrutura da API</w:t>
      </w:r>
      <w:bookmarkEnd w:id="167"/>
    </w:p>
    <w:p w14:paraId="3AFA2CDB" w14:textId="4684CA0A" w:rsidR="000053DE" w:rsidRDefault="00680BEB" w:rsidP="00680BEB">
      <w:r>
        <w:t xml:space="preserve">A </w:t>
      </w:r>
      <w:proofErr w:type="spellStart"/>
      <w:r w:rsidRPr="00D7200C">
        <w:rPr>
          <w:i/>
          <w:iCs/>
        </w:rPr>
        <w:t>framework</w:t>
      </w:r>
      <w:proofErr w:type="spellEnd"/>
      <w:r>
        <w:t xml:space="preserve"> .Net Core t</w:t>
      </w:r>
      <w:r w:rsidR="006C6D85">
        <w:t>e</w:t>
      </w:r>
      <w:r>
        <w:t xml:space="preserve">m ferramentas para gestão de projetos e as suas dependências, utilizando essas ferramentas para criar um projeto novo do tipo MVC. </w:t>
      </w:r>
    </w:p>
    <w:p w14:paraId="484D1CA1" w14:textId="20311124" w:rsidR="00680BEB" w:rsidRDefault="00680BEB" w:rsidP="00680BEB">
      <w:r>
        <w:t>Fo</w:t>
      </w:r>
      <w:r w:rsidR="000053DE">
        <w:t>ram</w:t>
      </w:r>
      <w:r>
        <w:t xml:space="preserve"> adicionado</w:t>
      </w:r>
      <w:r w:rsidR="000053DE">
        <w:t>s</w:t>
      </w:r>
      <w:r>
        <w:t xml:space="preserve"> </w:t>
      </w:r>
      <w:r w:rsidR="000053DE">
        <w:t>três</w:t>
      </w:r>
      <w:r>
        <w:t xml:space="preserve"> pacotes para acelerar o processo e a facilidade de desenvolvimento</w:t>
      </w:r>
      <w:r w:rsidR="006C6D85">
        <w:t xml:space="preserve">: (1) </w:t>
      </w:r>
      <w:r>
        <w:t xml:space="preserve">o </w:t>
      </w:r>
      <w:proofErr w:type="spellStart"/>
      <w:r>
        <w:t>EntityFramework.Design</w:t>
      </w:r>
      <w:proofErr w:type="spellEnd"/>
      <w:r>
        <w:t>, que permite a geração do contexto de base de dados e os modelos</w:t>
      </w:r>
      <w:r w:rsidR="006C6D85">
        <w:t>; (2)</w:t>
      </w:r>
      <w:r>
        <w:t xml:space="preserve"> o </w:t>
      </w:r>
      <w:proofErr w:type="spellStart"/>
      <w:r>
        <w:t>EntityFramework.PostgreSQL</w:t>
      </w:r>
      <w:proofErr w:type="spellEnd"/>
      <w:r>
        <w:t xml:space="preserve">, para efetuar ligações a bases de dados </w:t>
      </w:r>
      <w:proofErr w:type="spellStart"/>
      <w:r>
        <w:t>PostgeSQL</w:t>
      </w:r>
      <w:proofErr w:type="spellEnd"/>
      <w:r w:rsidR="006C6D85">
        <w:t>;</w:t>
      </w:r>
      <w:r>
        <w:t xml:space="preserve"> e </w:t>
      </w:r>
      <w:r w:rsidR="006C6D85">
        <w:t xml:space="preserve">(3) </w:t>
      </w:r>
      <w:r>
        <w:t xml:space="preserve">a gestão da base de dados através do </w:t>
      </w:r>
      <w:proofErr w:type="spellStart"/>
      <w:r>
        <w:t>EntityFramework</w:t>
      </w:r>
      <w:proofErr w:type="spellEnd"/>
      <w:r>
        <w:t xml:space="preserve"> e </w:t>
      </w:r>
      <w:r w:rsidR="006C6D85">
        <w:t>d</w:t>
      </w:r>
      <w:r>
        <w:t xml:space="preserve">o </w:t>
      </w:r>
      <w:proofErr w:type="spellStart"/>
      <w:r>
        <w:t>Swashbuckle.AspNetCore</w:t>
      </w:r>
      <w:proofErr w:type="spellEnd"/>
      <w:r w:rsidR="006C6D85">
        <w:t>.</w:t>
      </w:r>
      <w:r>
        <w:t xml:space="preserve"> </w:t>
      </w:r>
      <w:r w:rsidR="006C6D85">
        <w:t>Este último pacote inclui</w:t>
      </w:r>
      <w:r>
        <w:t xml:space="preserve"> o </w:t>
      </w:r>
      <w:proofErr w:type="spellStart"/>
      <w:r>
        <w:lastRenderedPageBreak/>
        <w:t>SwaggerUI</w:t>
      </w:r>
      <w:proofErr w:type="spellEnd"/>
      <w:r w:rsidR="006C6D85">
        <w:t xml:space="preserve"> que é</w:t>
      </w:r>
      <w:r>
        <w:t xml:space="preserve"> usado para gerar automaticamente </w:t>
      </w:r>
      <w:r w:rsidR="00F6142D">
        <w:t xml:space="preserve">a </w:t>
      </w:r>
      <w:r>
        <w:t>documentação e possibilita</w:t>
      </w:r>
      <w:r w:rsidR="00F6142D">
        <w:t>r</w:t>
      </w:r>
      <w:r>
        <w:t xml:space="preserve"> a i</w:t>
      </w:r>
      <w:r w:rsidR="00A95883">
        <w:t>n</w:t>
      </w:r>
      <w:r>
        <w:t>teração com a API sem ter nenhuma interface desenvolvida ou l</w:t>
      </w:r>
      <w:r w:rsidR="00F6142D">
        <w:t>ó</w:t>
      </w:r>
      <w:r>
        <w:t>gica implementada.</w:t>
      </w:r>
    </w:p>
    <w:p w14:paraId="5150378F" w14:textId="2DAB7702" w:rsidR="00680BEB" w:rsidRDefault="00680BEB" w:rsidP="00680BEB">
      <w:r>
        <w:t>Na camada modelo encontra</w:t>
      </w:r>
      <w:r w:rsidR="00F6142D">
        <w:t>m</w:t>
      </w:r>
      <w:r>
        <w:t xml:space="preserve">-se os modelos que representam as tabelas da base de dados e ainda os modelos </w:t>
      </w:r>
      <w:r w:rsidR="006C6D85">
        <w:t xml:space="preserve">incluídos nos </w:t>
      </w:r>
      <w:r>
        <w:t>pedidos ou que são retornados como resultados de pedidos ao controlador.</w:t>
      </w:r>
    </w:p>
    <w:p w14:paraId="3E1771BD" w14:textId="195FDF05" w:rsidR="005C3B58" w:rsidRDefault="00680BEB" w:rsidP="00680BEB">
      <w:r>
        <w:t>Na camada de control</w:t>
      </w:r>
      <w:r w:rsidR="00F6142D">
        <w:t>o</w:t>
      </w:r>
      <w:r>
        <w:t xml:space="preserve"> encontram-se dois controladores, um deles é só para a receção dos dados e </w:t>
      </w:r>
      <w:r w:rsidR="00F6142D">
        <w:t>o</w:t>
      </w:r>
      <w:r>
        <w:t xml:space="preserve"> outr</w:t>
      </w:r>
      <w:r w:rsidR="00F6142D">
        <w:t>o</w:t>
      </w:r>
      <w:r>
        <w:t xml:space="preserve"> </w:t>
      </w:r>
      <w:r w:rsidR="00F6142D">
        <w:t xml:space="preserve">para a </w:t>
      </w:r>
      <w:r>
        <w:t>disponibilização dos dados.</w:t>
      </w:r>
      <w:r w:rsidR="006C6D85">
        <w:t xml:space="preserve"> </w:t>
      </w:r>
      <w:r>
        <w:t xml:space="preserve">No ficheiro </w:t>
      </w:r>
      <w:proofErr w:type="spellStart"/>
      <w:proofErr w:type="gramStart"/>
      <w:r>
        <w:t>appsettings.json</w:t>
      </w:r>
      <w:proofErr w:type="spellEnd"/>
      <w:proofErr w:type="gramEnd"/>
      <w:r>
        <w:t xml:space="preserve"> encontra-se a configuração da ligação </w:t>
      </w:r>
      <w:r w:rsidR="00F6142D">
        <w:t>à</w:t>
      </w:r>
      <w:r>
        <w:t xml:space="preserve"> base de dados, que é demonstrada pelo seguinte código.</w:t>
      </w:r>
    </w:p>
    <w:p w14:paraId="6DBA8055" w14:textId="06C0325C" w:rsidR="00680BEB" w:rsidRPr="00680BEB" w:rsidRDefault="00680BEB" w:rsidP="00680BEB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680BEB">
        <w:rPr>
          <w:rFonts w:ascii="Consolas" w:hAnsi="Consolas"/>
          <w:sz w:val="20"/>
          <w:szCs w:val="20"/>
          <w:lang w:val="en-US" w:eastAsia="pt-PT"/>
        </w:rPr>
        <w:t>"</w:t>
      </w:r>
      <w:proofErr w:type="spellStart"/>
      <w:r w:rsidRPr="00680BEB">
        <w:rPr>
          <w:rFonts w:ascii="Consolas" w:hAnsi="Consolas"/>
          <w:sz w:val="20"/>
          <w:szCs w:val="20"/>
          <w:lang w:val="en-US" w:eastAsia="pt-PT"/>
        </w:rPr>
        <w:t>ConnectionStrings</w:t>
      </w:r>
      <w:proofErr w:type="spellEnd"/>
      <w:r w:rsidRPr="00680BEB">
        <w:rPr>
          <w:rFonts w:ascii="Consolas" w:hAnsi="Consolas"/>
          <w:sz w:val="20"/>
          <w:szCs w:val="20"/>
          <w:lang w:val="en-US" w:eastAsia="pt-PT"/>
        </w:rPr>
        <w:t>": {</w:t>
      </w:r>
    </w:p>
    <w:p w14:paraId="26DA3358" w14:textId="16589B36" w:rsidR="00680BEB" w:rsidRPr="00680BEB" w:rsidRDefault="00680BEB" w:rsidP="00680BEB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680BEB">
        <w:rPr>
          <w:rFonts w:ascii="Consolas" w:hAnsi="Consolas"/>
          <w:sz w:val="20"/>
          <w:szCs w:val="20"/>
          <w:lang w:val="en-US" w:eastAsia="pt-PT"/>
        </w:rPr>
        <w:t>"4meteodb": "Host=192.168.1.79; Port=</w:t>
      </w:r>
      <w:proofErr w:type="gramStart"/>
      <w:r w:rsidRPr="00680BEB">
        <w:rPr>
          <w:rFonts w:ascii="Consolas" w:hAnsi="Consolas"/>
          <w:sz w:val="20"/>
          <w:szCs w:val="20"/>
          <w:lang w:val="en-US" w:eastAsia="pt-PT"/>
        </w:rPr>
        <w:t>5432;Username</w:t>
      </w:r>
      <w:proofErr w:type="gramEnd"/>
      <w:r w:rsidRPr="00680BEB">
        <w:rPr>
          <w:rFonts w:ascii="Consolas" w:hAnsi="Consolas"/>
          <w:sz w:val="20"/>
          <w:szCs w:val="20"/>
          <w:lang w:val="en-US" w:eastAsia="pt-PT"/>
        </w:rPr>
        <w:t>=</w:t>
      </w:r>
      <w:proofErr w:type="spellStart"/>
      <w:r w:rsidRPr="00680BEB">
        <w:rPr>
          <w:rFonts w:ascii="Consolas" w:hAnsi="Consolas"/>
          <w:sz w:val="20"/>
          <w:szCs w:val="20"/>
          <w:lang w:val="en-US" w:eastAsia="pt-PT"/>
        </w:rPr>
        <w:t>meteoapi;Password</w:t>
      </w:r>
      <w:proofErr w:type="spellEnd"/>
      <w:r w:rsidRPr="00680BEB">
        <w:rPr>
          <w:rFonts w:ascii="Consolas" w:hAnsi="Consolas"/>
          <w:sz w:val="20"/>
          <w:szCs w:val="20"/>
          <w:lang w:val="en-US" w:eastAsia="pt-PT"/>
        </w:rPr>
        <w:t>=*******;Database=</w:t>
      </w:r>
      <w:proofErr w:type="spellStart"/>
      <w:r w:rsidRPr="00680BEB">
        <w:rPr>
          <w:rFonts w:ascii="Consolas" w:hAnsi="Consolas"/>
          <w:sz w:val="20"/>
          <w:szCs w:val="20"/>
          <w:lang w:val="en-US" w:eastAsia="pt-PT"/>
        </w:rPr>
        <w:t>fourmeteo</w:t>
      </w:r>
      <w:proofErr w:type="spellEnd"/>
      <w:r w:rsidRPr="00680BEB">
        <w:rPr>
          <w:rFonts w:ascii="Consolas" w:hAnsi="Consolas"/>
          <w:sz w:val="20"/>
          <w:szCs w:val="20"/>
          <w:lang w:val="en-US" w:eastAsia="pt-PT"/>
        </w:rPr>
        <w:t>"</w:t>
      </w:r>
    </w:p>
    <w:p w14:paraId="1BF07131" w14:textId="60472B66" w:rsidR="00680BEB" w:rsidRPr="00D7200C" w:rsidRDefault="00680BEB" w:rsidP="00680BEB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eastAsia="pt-PT"/>
        </w:rPr>
      </w:pPr>
      <w:r w:rsidRPr="00D7200C">
        <w:rPr>
          <w:rFonts w:ascii="Consolas" w:hAnsi="Consolas"/>
          <w:sz w:val="20"/>
          <w:szCs w:val="20"/>
          <w:lang w:eastAsia="pt-PT"/>
        </w:rPr>
        <w:t>},</w:t>
      </w:r>
    </w:p>
    <w:p w14:paraId="474BAEA9" w14:textId="0D5F739B" w:rsidR="00D7200C" w:rsidRDefault="00D7200C" w:rsidP="005C3B58"/>
    <w:p w14:paraId="21E2BD8E" w14:textId="28D39BB2" w:rsidR="001C047B" w:rsidRDefault="001C047B" w:rsidP="005C3B58">
      <w:r>
        <w:t>O campo “4meteodb” é o nome desta configuração.  O “</w:t>
      </w:r>
      <w:proofErr w:type="spellStart"/>
      <w:r>
        <w:t>Host</w:t>
      </w:r>
      <w:proofErr w:type="spellEnd"/>
      <w:r>
        <w:t>” é o endereço IP da base de dados. A “</w:t>
      </w:r>
      <w:proofErr w:type="spellStart"/>
      <w:r>
        <w:t>Port</w:t>
      </w:r>
      <w:proofErr w:type="spellEnd"/>
      <w:r>
        <w:t>” é a porta de acesso. O “</w:t>
      </w:r>
      <w:proofErr w:type="spellStart"/>
      <w:r>
        <w:t>Username</w:t>
      </w:r>
      <w:proofErr w:type="spellEnd"/>
      <w:r>
        <w:t xml:space="preserve">” é o nome de utilizador que irá ser utilizado para aceder </w:t>
      </w:r>
      <w:r w:rsidR="003955CB">
        <w:t>à</w:t>
      </w:r>
      <w:r>
        <w:t xml:space="preserve"> base dados e a sua palavra-passe é guardada no campo “Password”. “</w:t>
      </w:r>
      <w:proofErr w:type="spellStart"/>
      <w:r>
        <w:t>Database</w:t>
      </w:r>
      <w:proofErr w:type="spellEnd"/>
      <w:r>
        <w:t>” é o nome da base dados a ser a acedida.</w:t>
      </w:r>
    </w:p>
    <w:p w14:paraId="2CF07438" w14:textId="506C17F9" w:rsidR="000053DE" w:rsidRDefault="000053DE" w:rsidP="005C3B58">
      <w:r>
        <w:t xml:space="preserve">Os modelos e o contexto da base dados pode ser facilmente gerado pela ferramenta do </w:t>
      </w:r>
      <w:proofErr w:type="spellStart"/>
      <w:r>
        <w:t>EntityFramework.Design</w:t>
      </w:r>
      <w:proofErr w:type="spellEnd"/>
      <w:r>
        <w:t>, usando o seguinte comando:</w:t>
      </w:r>
    </w:p>
    <w:p w14:paraId="2CAF32A4" w14:textId="1905C446" w:rsidR="000053DE" w:rsidRPr="000053DE" w:rsidRDefault="000053DE" w:rsidP="000053DE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eastAsia="pt-PT"/>
        </w:rPr>
      </w:pP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Dotnet</w:t>
      </w:r>
      <w:proofErr w:type="spellEnd"/>
      <w:r w:rsidRPr="000053DE">
        <w:rPr>
          <w:rFonts w:ascii="Consolas" w:hAnsi="Consolas"/>
          <w:sz w:val="20"/>
          <w:szCs w:val="20"/>
          <w:lang w:eastAsia="pt-PT"/>
        </w:rPr>
        <w:t xml:space="preserve"> </w:t>
      </w: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ef</w:t>
      </w:r>
      <w:proofErr w:type="spellEnd"/>
      <w:r w:rsidRPr="000053DE">
        <w:rPr>
          <w:rFonts w:ascii="Consolas" w:hAnsi="Consolas"/>
          <w:sz w:val="20"/>
          <w:szCs w:val="20"/>
          <w:lang w:eastAsia="pt-PT"/>
        </w:rPr>
        <w:t xml:space="preserve"> </w:t>
      </w: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dbcontext</w:t>
      </w:r>
      <w:proofErr w:type="spellEnd"/>
      <w:r>
        <w:rPr>
          <w:rFonts w:ascii="Consolas" w:hAnsi="Consolas"/>
          <w:sz w:val="20"/>
          <w:szCs w:val="20"/>
          <w:lang w:eastAsia="pt-PT"/>
        </w:rPr>
        <w:t xml:space="preserve"> </w:t>
      </w: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scaffold</w:t>
      </w:r>
      <w:proofErr w:type="spellEnd"/>
      <w:r>
        <w:rPr>
          <w:rFonts w:ascii="Consolas" w:hAnsi="Consolas"/>
          <w:sz w:val="20"/>
          <w:szCs w:val="20"/>
          <w:lang w:eastAsia="pt-PT"/>
        </w:rPr>
        <w:t xml:space="preserve"> </w:t>
      </w:r>
      <w:r w:rsidRPr="000053DE">
        <w:rPr>
          <w:rFonts w:ascii="Consolas" w:hAnsi="Consolas"/>
          <w:sz w:val="20"/>
          <w:szCs w:val="20"/>
          <w:lang w:eastAsia="pt-PT"/>
        </w:rPr>
        <w:t>“Host=</w:t>
      </w:r>
      <w:proofErr w:type="gramStart"/>
      <w:r w:rsidRPr="000053DE">
        <w:rPr>
          <w:rFonts w:ascii="Consolas" w:hAnsi="Consolas"/>
          <w:sz w:val="20"/>
          <w:szCs w:val="20"/>
          <w:lang w:eastAsia="pt-PT"/>
        </w:rPr>
        <w:t>localhost;Database</w:t>
      </w:r>
      <w:proofErr w:type="gramEnd"/>
      <w:r w:rsidRPr="000053DE">
        <w:rPr>
          <w:rFonts w:ascii="Consolas" w:hAnsi="Consolas"/>
          <w:sz w:val="20"/>
          <w:szCs w:val="20"/>
          <w:lang w:eastAsia="pt-PT"/>
        </w:rPr>
        <w:t xml:space="preserve">=fourmeteo;Username=postgres;Password=password” </w:t>
      </w: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Npgsql.EntityFrameworkCore.PostgreSQL</w:t>
      </w:r>
      <w:proofErr w:type="spellEnd"/>
      <w:r w:rsidRPr="000053DE">
        <w:rPr>
          <w:rFonts w:ascii="Consolas" w:hAnsi="Consolas"/>
          <w:sz w:val="20"/>
          <w:szCs w:val="20"/>
          <w:lang w:eastAsia="pt-PT"/>
        </w:rPr>
        <w:t xml:space="preserve"> -o </w:t>
      </w: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Models</w:t>
      </w:r>
      <w:proofErr w:type="spellEnd"/>
      <w:r w:rsidRPr="000053DE">
        <w:rPr>
          <w:rFonts w:ascii="Consolas" w:hAnsi="Consolas"/>
          <w:sz w:val="20"/>
          <w:szCs w:val="20"/>
          <w:lang w:eastAsia="pt-PT"/>
        </w:rPr>
        <w:t xml:space="preserve"> </w:t>
      </w:r>
      <w:r w:rsidR="00606381">
        <w:rPr>
          <w:rFonts w:ascii="Consolas" w:hAnsi="Consolas"/>
          <w:sz w:val="20"/>
          <w:szCs w:val="20"/>
          <w:lang w:eastAsia="pt-PT"/>
        </w:rPr>
        <w:t>--</w:t>
      </w: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schema</w:t>
      </w:r>
      <w:proofErr w:type="spellEnd"/>
      <w:r w:rsidRPr="000053DE">
        <w:rPr>
          <w:rFonts w:ascii="Consolas" w:hAnsi="Consolas"/>
          <w:sz w:val="20"/>
          <w:szCs w:val="20"/>
          <w:lang w:eastAsia="pt-PT"/>
        </w:rPr>
        <w:t xml:space="preserve"> </w:t>
      </w:r>
      <w:proofErr w:type="spellStart"/>
      <w:r w:rsidRPr="000053DE">
        <w:rPr>
          <w:rFonts w:ascii="Consolas" w:hAnsi="Consolas"/>
          <w:sz w:val="20"/>
          <w:szCs w:val="20"/>
          <w:lang w:eastAsia="pt-PT"/>
        </w:rPr>
        <w:t>public</w:t>
      </w:r>
      <w:proofErr w:type="spellEnd"/>
      <w:r w:rsidRPr="000053DE">
        <w:rPr>
          <w:rFonts w:ascii="Consolas" w:hAnsi="Consolas"/>
          <w:sz w:val="20"/>
          <w:szCs w:val="20"/>
          <w:lang w:eastAsia="pt-PT"/>
        </w:rPr>
        <w:t xml:space="preserve"> -f</w:t>
      </w:r>
    </w:p>
    <w:p w14:paraId="09246942" w14:textId="77777777" w:rsidR="000053DE" w:rsidRDefault="000053DE" w:rsidP="005C3B58"/>
    <w:p w14:paraId="291A36F1" w14:textId="5908C5FE" w:rsidR="00680BEB" w:rsidRDefault="00D7200C" w:rsidP="005C3B58">
      <w:r w:rsidRPr="00D7200C">
        <w:t>Depois</w:t>
      </w:r>
      <w:r w:rsidR="006C6D85">
        <w:t>,</w:t>
      </w:r>
      <w:r w:rsidRPr="00D7200C">
        <w:t xml:space="preserve"> o </w:t>
      </w:r>
      <w:proofErr w:type="spellStart"/>
      <w:r w:rsidRPr="00D7200C">
        <w:t>Swagger</w:t>
      </w:r>
      <w:proofErr w:type="spellEnd"/>
      <w:r w:rsidRPr="00D7200C">
        <w:t xml:space="preserve"> é configurado pelo seguinte código, onde se configura a versão, o </w:t>
      </w:r>
      <w:r w:rsidR="00757124" w:rsidRPr="00D7200C">
        <w:t>título</w:t>
      </w:r>
      <w:r w:rsidRPr="00D7200C">
        <w:t xml:space="preserve">, a descrição e os termos de serviço e todos os comentários em formato </w:t>
      </w:r>
      <w:proofErr w:type="spellStart"/>
      <w:r w:rsidR="007F0742" w:rsidRPr="007F0742">
        <w:rPr>
          <w:i/>
          <w:iCs/>
        </w:rPr>
        <w:t>Extensible</w:t>
      </w:r>
      <w:proofErr w:type="spellEnd"/>
      <w:r w:rsidR="007F0742" w:rsidRPr="007F0742">
        <w:rPr>
          <w:i/>
          <w:iCs/>
        </w:rPr>
        <w:t xml:space="preserve"> </w:t>
      </w:r>
      <w:proofErr w:type="spellStart"/>
      <w:r w:rsidR="007F0742" w:rsidRPr="007F0742">
        <w:rPr>
          <w:i/>
          <w:iCs/>
        </w:rPr>
        <w:t>Markup</w:t>
      </w:r>
      <w:proofErr w:type="spellEnd"/>
      <w:r w:rsidR="007F0742" w:rsidRPr="007F0742">
        <w:rPr>
          <w:i/>
          <w:iCs/>
        </w:rPr>
        <w:t xml:space="preserve"> </w:t>
      </w:r>
      <w:proofErr w:type="spellStart"/>
      <w:r w:rsidR="007F0742" w:rsidRPr="007F0742">
        <w:rPr>
          <w:i/>
          <w:iCs/>
        </w:rPr>
        <w:t>Language</w:t>
      </w:r>
      <w:proofErr w:type="spellEnd"/>
      <w:r w:rsidR="007F0742" w:rsidRPr="007F0742">
        <w:t xml:space="preserve"> </w:t>
      </w:r>
      <w:r w:rsidR="007F0742">
        <w:t>(</w:t>
      </w:r>
      <w:r w:rsidRPr="00D7200C">
        <w:t>XML</w:t>
      </w:r>
      <w:r w:rsidR="007F0742">
        <w:t>)</w:t>
      </w:r>
      <w:r w:rsidRPr="00D7200C">
        <w:t xml:space="preserve"> no código são compilados num ficheiro </w:t>
      </w:r>
      <w:r w:rsidR="003955CB">
        <w:t>único</w:t>
      </w:r>
      <w:r w:rsidRPr="00D7200C">
        <w:t xml:space="preserve"> para alimentar a documentação da API pelo </w:t>
      </w:r>
      <w:proofErr w:type="spellStart"/>
      <w:r w:rsidRPr="00D7200C">
        <w:t>Swagger</w:t>
      </w:r>
      <w:proofErr w:type="spellEnd"/>
      <w:r w:rsidRPr="00D7200C">
        <w:t>.</w:t>
      </w:r>
    </w:p>
    <w:p w14:paraId="3D188CA9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proofErr w:type="spellStart"/>
      <w:proofErr w:type="gramStart"/>
      <w:r w:rsidRPr="00D7200C">
        <w:rPr>
          <w:rFonts w:ascii="Consolas" w:hAnsi="Consolas"/>
          <w:sz w:val="20"/>
          <w:szCs w:val="20"/>
          <w:lang w:val="en-US" w:eastAsia="pt-PT"/>
        </w:rPr>
        <w:t>services.AddSwaggerGen</w:t>
      </w:r>
      <w:proofErr w:type="spellEnd"/>
      <w:proofErr w:type="gramEnd"/>
      <w:r w:rsidRPr="00D7200C">
        <w:rPr>
          <w:rFonts w:ascii="Consolas" w:hAnsi="Consolas"/>
          <w:sz w:val="20"/>
          <w:szCs w:val="20"/>
          <w:lang w:val="en-US" w:eastAsia="pt-PT"/>
        </w:rPr>
        <w:t>(c =&gt;</w:t>
      </w:r>
    </w:p>
    <w:p w14:paraId="71D8FDEB" w14:textId="40A0824E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{</w:t>
      </w:r>
    </w:p>
    <w:p w14:paraId="2C920800" w14:textId="54C45525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c.</w:t>
      </w:r>
      <w:proofErr w:type="gramStart"/>
      <w:r w:rsidRPr="00D7200C">
        <w:rPr>
          <w:rFonts w:ascii="Consolas" w:hAnsi="Consolas"/>
          <w:sz w:val="20"/>
          <w:szCs w:val="20"/>
          <w:lang w:val="en-US" w:eastAsia="pt-PT"/>
        </w:rPr>
        <w:t>SwaggerDoc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(</w:t>
      </w:r>
      <w:proofErr w:type="gramEnd"/>
      <w:r w:rsidRPr="00D7200C">
        <w:rPr>
          <w:rFonts w:ascii="Consolas" w:hAnsi="Consolas"/>
          <w:sz w:val="20"/>
          <w:szCs w:val="20"/>
          <w:lang w:val="en-US" w:eastAsia="pt-PT"/>
        </w:rPr>
        <w:t>"v1", new 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OpenApiInfo</w:t>
      </w:r>
      <w:proofErr w:type="spellEnd"/>
    </w:p>
    <w:p w14:paraId="7949A391" w14:textId="1B523FCD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  {</w:t>
      </w:r>
    </w:p>
    <w:p w14:paraId="1914DB07" w14:textId="195FACE8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    Version = "v1",</w:t>
      </w:r>
    </w:p>
    <w:p w14:paraId="50235E01" w14:textId="6DC3D640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         Title = "4Meteo 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Api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",</w:t>
      </w:r>
    </w:p>
    <w:p w14:paraId="77DA2A9F" w14:textId="3ACBB179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         Description = "4Meteo API",</w:t>
      </w:r>
    </w:p>
    <w:p w14:paraId="07A202F0" w14:textId="2621D020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 xml:space="preserve">                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TermsOfService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 = new Uri("https://example.com/terms"),</w:t>
      </w:r>
    </w:p>
    <w:p w14:paraId="6D575753" w14:textId="2161FE9C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lastRenderedPageBreak/>
        <w:t>              });</w:t>
      </w:r>
    </w:p>
    <w:p w14:paraId="4ABDF673" w14:textId="65149906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       var xmlFile = $"{Assembly.GetExecutingAssembly(</w:t>
      </w:r>
      <w:proofErr w:type="gramStart"/>
      <w:r w:rsidRPr="00D7200C">
        <w:rPr>
          <w:rFonts w:ascii="Consolas" w:hAnsi="Consolas"/>
          <w:sz w:val="20"/>
          <w:szCs w:val="20"/>
          <w:lang w:val="en-US" w:eastAsia="pt-PT"/>
        </w:rPr>
        <w:t>).GetName</w:t>
      </w:r>
      <w:proofErr w:type="gramEnd"/>
      <w:r w:rsidRPr="00D7200C">
        <w:rPr>
          <w:rFonts w:ascii="Consolas" w:hAnsi="Consolas"/>
          <w:sz w:val="20"/>
          <w:szCs w:val="20"/>
          <w:lang w:val="en-US" w:eastAsia="pt-PT"/>
        </w:rPr>
        <w:t>().Name}.xml";</w:t>
      </w:r>
    </w:p>
    <w:p w14:paraId="74A477CF" w14:textId="34B89AF4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        var xmlPath = Path.Combine(AppContext.BaseDirectory, xmlFile</w:t>
      </w:r>
      <w:proofErr w:type="gramStart"/>
      <w:r w:rsidRPr="00D7200C">
        <w:rPr>
          <w:rFonts w:ascii="Consolas" w:hAnsi="Consolas"/>
          <w:sz w:val="20"/>
          <w:szCs w:val="20"/>
          <w:lang w:val="en-US" w:eastAsia="pt-PT"/>
        </w:rPr>
        <w:t>);</w:t>
      </w:r>
      <w:proofErr w:type="gramEnd"/>
    </w:p>
    <w:p w14:paraId="64953ED3" w14:textId="6335D199" w:rsidR="00D7200C" w:rsidRPr="00BE06FF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eastAsia="pt-PT"/>
        </w:rPr>
      </w:pPr>
      <w:r w:rsidRPr="00F8446A">
        <w:rPr>
          <w:rFonts w:ascii="Consolas" w:hAnsi="Consolas"/>
          <w:sz w:val="20"/>
          <w:szCs w:val="20"/>
          <w:lang w:val="en-US" w:eastAsia="pt-PT"/>
        </w:rPr>
        <w:t>              </w:t>
      </w:r>
      <w:proofErr w:type="spellStart"/>
      <w:r w:rsidRPr="00BE06FF">
        <w:rPr>
          <w:rFonts w:ascii="Consolas" w:hAnsi="Consolas"/>
          <w:sz w:val="20"/>
          <w:szCs w:val="20"/>
          <w:lang w:eastAsia="pt-PT"/>
        </w:rPr>
        <w:t>c.IncludeXmlComments</w:t>
      </w:r>
      <w:proofErr w:type="spellEnd"/>
      <w:r w:rsidRPr="00BE06FF">
        <w:rPr>
          <w:rFonts w:ascii="Consolas" w:hAnsi="Consolas"/>
          <w:sz w:val="20"/>
          <w:szCs w:val="20"/>
          <w:lang w:eastAsia="pt-PT"/>
        </w:rPr>
        <w:t>(</w:t>
      </w:r>
      <w:proofErr w:type="spellStart"/>
      <w:r w:rsidRPr="00BE06FF">
        <w:rPr>
          <w:rFonts w:ascii="Consolas" w:hAnsi="Consolas"/>
          <w:sz w:val="20"/>
          <w:szCs w:val="20"/>
          <w:lang w:eastAsia="pt-PT"/>
        </w:rPr>
        <w:t>xmlPath</w:t>
      </w:r>
      <w:proofErr w:type="spellEnd"/>
      <w:r w:rsidRPr="00BE06FF">
        <w:rPr>
          <w:rFonts w:ascii="Consolas" w:hAnsi="Consolas"/>
          <w:sz w:val="20"/>
          <w:szCs w:val="20"/>
          <w:lang w:eastAsia="pt-PT"/>
        </w:rPr>
        <w:t>);</w:t>
      </w:r>
    </w:p>
    <w:p w14:paraId="4C9823F4" w14:textId="5B86E79B" w:rsidR="00D7200C" w:rsidRPr="00BE06FF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eastAsia="pt-PT"/>
        </w:rPr>
      </w:pPr>
      <w:r w:rsidRPr="00BE06FF">
        <w:rPr>
          <w:rFonts w:ascii="Consolas" w:hAnsi="Consolas"/>
          <w:sz w:val="20"/>
          <w:szCs w:val="20"/>
          <w:lang w:eastAsia="pt-PT"/>
        </w:rPr>
        <w:t>          });</w:t>
      </w:r>
    </w:p>
    <w:p w14:paraId="3BC141C2" w14:textId="62249362" w:rsidR="00D7200C" w:rsidRDefault="00D7200C" w:rsidP="005C3B58"/>
    <w:p w14:paraId="3036FB88" w14:textId="2103A1D3" w:rsidR="00D7200C" w:rsidRDefault="00D7200C" w:rsidP="005C3B58">
      <w:r w:rsidRPr="00D7200C">
        <w:t xml:space="preserve">O </w:t>
      </w:r>
      <w:proofErr w:type="spellStart"/>
      <w:r w:rsidRPr="00D7200C">
        <w:t>API.csproj</w:t>
      </w:r>
      <w:proofErr w:type="spellEnd"/>
      <w:r w:rsidRPr="00D7200C">
        <w:t xml:space="preserve"> é um ficheiro de gestão do projeto do .Net Core no qual são identificad</w:t>
      </w:r>
      <w:r w:rsidR="006C6D85">
        <w:t>a</w:t>
      </w:r>
      <w:r w:rsidRPr="00D7200C">
        <w:t>s quais as dependências do projeto e outras configurações.</w:t>
      </w:r>
    </w:p>
    <w:p w14:paraId="3B79724F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&lt;Project 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Sdk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=</w:t>
      </w:r>
      <w:r w:rsidRPr="00E51710">
        <w:rPr>
          <w:rFonts w:ascii="Consolas" w:hAnsi="Consolas"/>
          <w:sz w:val="20"/>
          <w:szCs w:val="20"/>
          <w:lang w:val="en-US" w:eastAsia="pt-PT"/>
        </w:rPr>
        <w:t>"</w:t>
      </w:r>
      <w:proofErr w:type="spellStart"/>
      <w:proofErr w:type="gramStart"/>
      <w:r w:rsidRPr="00E51710">
        <w:rPr>
          <w:rFonts w:ascii="Consolas" w:hAnsi="Consolas"/>
          <w:sz w:val="20"/>
          <w:szCs w:val="20"/>
          <w:lang w:val="en-US" w:eastAsia="pt-PT"/>
        </w:rPr>
        <w:t>Microsoft.NET.Sdk.Web</w:t>
      </w:r>
      <w:proofErr w:type="spellEnd"/>
      <w:proofErr w:type="gramEnd"/>
      <w:r w:rsidRPr="00E51710">
        <w:rPr>
          <w:rFonts w:ascii="Consolas" w:hAnsi="Consolas"/>
          <w:sz w:val="20"/>
          <w:szCs w:val="20"/>
          <w:lang w:val="en-US" w:eastAsia="pt-PT"/>
        </w:rPr>
        <w:t>"</w:t>
      </w:r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3D2316F1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&lt;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PropertyGroup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0633F804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&lt;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GenerateDocumentationFile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&gt;true&lt;/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GenerateDocumentationFile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12BE6A7A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&lt;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NoWarn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&gt;$(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NoWarn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);1591&lt;/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NoWarn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2E078690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&lt;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TargetFramework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&gt;net5.0&lt;/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TargetFramework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71C21DA6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&lt;/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PropertyGroup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3EF85341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&lt;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ItemGroup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579EB875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&lt;PackageReference Include=</w:t>
      </w:r>
      <w:r w:rsidRPr="00E51710">
        <w:rPr>
          <w:rFonts w:ascii="Consolas" w:hAnsi="Consolas"/>
          <w:sz w:val="20"/>
          <w:szCs w:val="20"/>
          <w:lang w:val="en-US" w:eastAsia="pt-PT"/>
        </w:rPr>
        <w:t>"</w:t>
      </w:r>
      <w:proofErr w:type="gramStart"/>
      <w:r w:rsidRPr="00E51710">
        <w:rPr>
          <w:rFonts w:ascii="Consolas" w:hAnsi="Consolas"/>
          <w:sz w:val="20"/>
          <w:szCs w:val="20"/>
          <w:lang w:val="en-US" w:eastAsia="pt-PT"/>
        </w:rPr>
        <w:t>Microsoft.EntityFrameworkCore.Design</w:t>
      </w:r>
      <w:proofErr w:type="gramEnd"/>
      <w:r w:rsidRPr="00E51710">
        <w:rPr>
          <w:rFonts w:ascii="Consolas" w:hAnsi="Consolas"/>
          <w:sz w:val="20"/>
          <w:szCs w:val="20"/>
          <w:lang w:val="en-US" w:eastAsia="pt-PT"/>
        </w:rPr>
        <w:t>"</w:t>
      </w:r>
      <w:r w:rsidRPr="00D7200C">
        <w:rPr>
          <w:rFonts w:ascii="Consolas" w:hAnsi="Consolas"/>
          <w:sz w:val="20"/>
          <w:szCs w:val="20"/>
          <w:lang w:val="en-US" w:eastAsia="pt-PT"/>
        </w:rPr>
        <w:t> Version=</w:t>
      </w:r>
      <w:r w:rsidRPr="00E51710">
        <w:rPr>
          <w:rFonts w:ascii="Consolas" w:hAnsi="Consolas"/>
          <w:sz w:val="20"/>
          <w:szCs w:val="20"/>
          <w:lang w:val="en-US" w:eastAsia="pt-PT"/>
        </w:rPr>
        <w:t>"5.0.4"</w:t>
      </w:r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7F174428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&lt;IncludeAssets&gt;runtime; build; native; contentfiles; analyzers; buildtransitive&lt;/IncludeAssets&gt;</w:t>
      </w:r>
    </w:p>
    <w:p w14:paraId="3A9EA2B3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  &lt;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PrivateAssets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&gt;all&lt;/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PrivateAssets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72D483B7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&lt;/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PackageReference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5DCE09C0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&lt;PackageReference Include=</w:t>
      </w:r>
      <w:r w:rsidRPr="00E51710">
        <w:rPr>
          <w:rFonts w:ascii="Consolas" w:hAnsi="Consolas"/>
          <w:sz w:val="20"/>
          <w:szCs w:val="20"/>
          <w:lang w:val="en-US" w:eastAsia="pt-PT"/>
        </w:rPr>
        <w:t>"Swashbuckle.AspNetCore"</w:t>
      </w:r>
      <w:r w:rsidRPr="00D7200C">
        <w:rPr>
          <w:rFonts w:ascii="Consolas" w:hAnsi="Consolas"/>
          <w:sz w:val="20"/>
          <w:szCs w:val="20"/>
          <w:lang w:val="en-US" w:eastAsia="pt-PT"/>
        </w:rPr>
        <w:t> Version=</w:t>
      </w:r>
      <w:r w:rsidRPr="00E51710">
        <w:rPr>
          <w:rFonts w:ascii="Consolas" w:hAnsi="Consolas"/>
          <w:sz w:val="20"/>
          <w:szCs w:val="20"/>
          <w:lang w:val="en-US" w:eastAsia="pt-PT"/>
        </w:rPr>
        <w:t>"5.6.3"</w:t>
      </w:r>
      <w:r w:rsidRPr="00D7200C">
        <w:rPr>
          <w:rFonts w:ascii="Consolas" w:hAnsi="Consolas"/>
          <w:sz w:val="20"/>
          <w:szCs w:val="20"/>
          <w:lang w:val="en-US" w:eastAsia="pt-PT"/>
        </w:rPr>
        <w:t> /&gt;</w:t>
      </w:r>
    </w:p>
    <w:p w14:paraId="4458F7C5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  &lt;PackageReference Include=</w:t>
      </w:r>
      <w:r w:rsidRPr="00E51710">
        <w:rPr>
          <w:rFonts w:ascii="Consolas" w:hAnsi="Consolas"/>
          <w:sz w:val="20"/>
          <w:szCs w:val="20"/>
          <w:lang w:val="en-US" w:eastAsia="pt-PT"/>
        </w:rPr>
        <w:t>"</w:t>
      </w:r>
      <w:proofErr w:type="gramStart"/>
      <w:r w:rsidRPr="00E51710">
        <w:rPr>
          <w:rFonts w:ascii="Consolas" w:hAnsi="Consolas"/>
          <w:sz w:val="20"/>
          <w:szCs w:val="20"/>
          <w:lang w:val="en-US" w:eastAsia="pt-PT"/>
        </w:rPr>
        <w:t>Npgsql.EntityFrameworkCore.PostgreSQL</w:t>
      </w:r>
      <w:proofErr w:type="gramEnd"/>
      <w:r w:rsidRPr="00E51710">
        <w:rPr>
          <w:rFonts w:ascii="Consolas" w:hAnsi="Consolas"/>
          <w:sz w:val="20"/>
          <w:szCs w:val="20"/>
          <w:lang w:val="en-US" w:eastAsia="pt-PT"/>
        </w:rPr>
        <w:t>"</w:t>
      </w:r>
      <w:r w:rsidRPr="00D7200C">
        <w:rPr>
          <w:rFonts w:ascii="Consolas" w:hAnsi="Consolas"/>
          <w:sz w:val="20"/>
          <w:szCs w:val="20"/>
          <w:lang w:val="en-US" w:eastAsia="pt-PT"/>
        </w:rPr>
        <w:t> Version=</w:t>
      </w:r>
      <w:r w:rsidRPr="00E51710">
        <w:rPr>
          <w:rFonts w:ascii="Consolas" w:hAnsi="Consolas"/>
          <w:sz w:val="20"/>
          <w:szCs w:val="20"/>
          <w:lang w:val="en-US" w:eastAsia="pt-PT"/>
        </w:rPr>
        <w:t>"5.0.2"</w:t>
      </w:r>
      <w:r w:rsidRPr="00D7200C">
        <w:rPr>
          <w:rFonts w:ascii="Consolas" w:hAnsi="Consolas"/>
          <w:sz w:val="20"/>
          <w:szCs w:val="20"/>
          <w:lang w:val="en-US" w:eastAsia="pt-PT"/>
        </w:rPr>
        <w:t> /&gt;</w:t>
      </w:r>
    </w:p>
    <w:p w14:paraId="2426256C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  &lt;/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ItemGroup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66766671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&lt;/Project&gt;</w:t>
      </w:r>
    </w:p>
    <w:p w14:paraId="4DC240E9" w14:textId="00F21052" w:rsidR="00D7200C" w:rsidRDefault="00D7200C" w:rsidP="005C3B58"/>
    <w:p w14:paraId="6168BA3B" w14:textId="5ED9D223" w:rsidR="00D7200C" w:rsidRDefault="00D7200C" w:rsidP="00D7200C">
      <w:pPr>
        <w:pStyle w:val="Ttulo3"/>
      </w:pPr>
      <w:bookmarkStart w:id="168" w:name="_Toc74902359"/>
      <w:r>
        <w:t xml:space="preserve">Exemplo de um </w:t>
      </w:r>
      <w:proofErr w:type="spellStart"/>
      <w:r w:rsidRPr="00D7200C">
        <w:rPr>
          <w:i/>
          <w:iCs/>
        </w:rPr>
        <w:t>endpoint</w:t>
      </w:r>
      <w:proofErr w:type="spellEnd"/>
      <w:r>
        <w:t xml:space="preserve"> da API</w:t>
      </w:r>
      <w:bookmarkEnd w:id="168"/>
    </w:p>
    <w:p w14:paraId="553F920B" w14:textId="1D3DA1D7" w:rsidR="00D7200C" w:rsidRPr="007C3FE5" w:rsidRDefault="00D7200C" w:rsidP="005C3B58">
      <w:r w:rsidRPr="00D7200C">
        <w:t xml:space="preserve">Os comentários no início da função do </w:t>
      </w:r>
      <w:proofErr w:type="spellStart"/>
      <w:r w:rsidRPr="006A2C21">
        <w:rPr>
          <w:i/>
          <w:iCs/>
        </w:rPr>
        <w:t>endpoint</w:t>
      </w:r>
      <w:proofErr w:type="spellEnd"/>
      <w:r w:rsidRPr="00D7200C">
        <w:t xml:space="preserve"> são usados pelo </w:t>
      </w:r>
      <w:proofErr w:type="spellStart"/>
      <w:r w:rsidRPr="00D7200C">
        <w:t>Swagger</w:t>
      </w:r>
      <w:proofErr w:type="spellEnd"/>
      <w:r w:rsidRPr="00D7200C">
        <w:t xml:space="preserve"> para a documentação da funcionalidade do </w:t>
      </w:r>
      <w:proofErr w:type="spellStart"/>
      <w:r w:rsidRPr="006A2C21">
        <w:rPr>
          <w:i/>
          <w:iCs/>
        </w:rPr>
        <w:t>endpoint</w:t>
      </w:r>
      <w:proofErr w:type="spellEnd"/>
      <w:r w:rsidRPr="00D7200C">
        <w:t>.</w:t>
      </w:r>
      <w:r>
        <w:t xml:space="preserve"> </w:t>
      </w:r>
      <w:r w:rsidRPr="007C3FE5">
        <w:t>Estes comentários são feitos em XML.</w:t>
      </w:r>
      <w:r w:rsidR="007C3FE5" w:rsidRPr="007C3FE5">
        <w:t xml:space="preserve"> Isto permite defin</w:t>
      </w:r>
      <w:r w:rsidR="007C3FE5">
        <w:t xml:space="preserve">ir uma pequena descrição para o </w:t>
      </w:r>
      <w:proofErr w:type="spellStart"/>
      <w:r w:rsidR="007C3FE5" w:rsidRPr="007C3FE5">
        <w:rPr>
          <w:i/>
          <w:iCs/>
        </w:rPr>
        <w:t>endpoint</w:t>
      </w:r>
      <w:proofErr w:type="spellEnd"/>
      <w:r w:rsidR="007C3FE5">
        <w:t>, definir os tipo</w:t>
      </w:r>
      <w:r w:rsidR="003955CB">
        <w:t>s</w:t>
      </w:r>
      <w:r w:rsidR="007C3FE5">
        <w:t>, os parâmetros de entrada e as suas descrições e ainda uma descrição para o retorno.</w:t>
      </w:r>
    </w:p>
    <w:p w14:paraId="4CDD2EC6" w14:textId="77777777" w:rsidR="00D7200C" w:rsidRPr="00E50B7A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E50B7A">
        <w:rPr>
          <w:rFonts w:ascii="Consolas" w:hAnsi="Consolas"/>
          <w:sz w:val="20"/>
          <w:szCs w:val="20"/>
          <w:lang w:val="en-US" w:eastAsia="pt-PT"/>
        </w:rPr>
        <w:t>/// &lt;summary&gt;</w:t>
      </w:r>
    </w:p>
    <w:p w14:paraId="5C584A74" w14:textId="14B01DDC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/// Returns a</w:t>
      </w:r>
      <w:ins w:id="169" w:author="Ricardo Ferreira" w:date="2021-06-18T15:49:00Z">
        <w:r w:rsidR="00480632">
          <w:rPr>
            <w:rFonts w:ascii="Consolas" w:hAnsi="Consolas"/>
            <w:sz w:val="20"/>
            <w:szCs w:val="20"/>
            <w:lang w:val="en-US" w:eastAsia="pt-PT"/>
          </w:rPr>
          <w:t>n</w:t>
        </w:r>
      </w:ins>
      <w:r w:rsidRPr="00D7200C">
        <w:rPr>
          <w:rFonts w:ascii="Consolas" w:hAnsi="Consolas"/>
          <w:sz w:val="20"/>
          <w:szCs w:val="20"/>
          <w:lang w:val="en-US" w:eastAsia="pt-PT"/>
        </w:rPr>
        <w:t> array with a time and a corresponding temperature</w:t>
      </w:r>
    </w:p>
    <w:p w14:paraId="422D2CE4" w14:textId="77777777" w:rsidR="00D7200C" w:rsidRPr="00E51710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/// &lt;/</w:t>
      </w:r>
      <w:r w:rsidRPr="00E51710">
        <w:rPr>
          <w:rFonts w:ascii="Consolas" w:hAnsi="Consolas"/>
          <w:sz w:val="20"/>
          <w:szCs w:val="20"/>
          <w:lang w:val="en-US" w:eastAsia="pt-PT"/>
        </w:rPr>
        <w:t>summary</w:t>
      </w:r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5A1FFE1E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/// &lt;</w:t>
      </w:r>
      <w:r w:rsidRPr="00E51710">
        <w:rPr>
          <w:rFonts w:ascii="Consolas" w:hAnsi="Consolas"/>
          <w:sz w:val="20"/>
          <w:szCs w:val="20"/>
          <w:lang w:val="en-US" w:eastAsia="pt-PT"/>
        </w:rPr>
        <w:t>param</w:t>
      </w:r>
      <w:r w:rsidRPr="00D7200C">
        <w:rPr>
          <w:rFonts w:ascii="Consolas" w:hAnsi="Consolas"/>
          <w:sz w:val="20"/>
          <w:szCs w:val="20"/>
          <w:lang w:val="en-US" w:eastAsia="pt-PT"/>
        </w:rPr>
        <w:t> name="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uuid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"&gt;Station </w:t>
      </w:r>
      <w:proofErr w:type="spellStart"/>
      <w:r w:rsidRPr="00D7200C">
        <w:rPr>
          <w:rFonts w:ascii="Consolas" w:hAnsi="Consolas"/>
          <w:sz w:val="20"/>
          <w:szCs w:val="20"/>
          <w:lang w:val="en-US" w:eastAsia="pt-PT"/>
        </w:rPr>
        <w:t>uuid</w:t>
      </w:r>
      <w:proofErr w:type="spellEnd"/>
      <w:r w:rsidRPr="00D7200C">
        <w:rPr>
          <w:rFonts w:ascii="Consolas" w:hAnsi="Consolas"/>
          <w:sz w:val="20"/>
          <w:szCs w:val="20"/>
          <w:lang w:val="en-US" w:eastAsia="pt-PT"/>
        </w:rPr>
        <w:t>&lt;/</w:t>
      </w:r>
      <w:r w:rsidRPr="00E51710">
        <w:rPr>
          <w:rFonts w:ascii="Consolas" w:hAnsi="Consolas"/>
          <w:sz w:val="20"/>
          <w:szCs w:val="20"/>
          <w:lang w:val="en-US" w:eastAsia="pt-PT"/>
        </w:rPr>
        <w:t>param</w:t>
      </w:r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1864B631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/// &lt;</w:t>
      </w:r>
      <w:r w:rsidRPr="00E51710">
        <w:rPr>
          <w:rFonts w:ascii="Consolas" w:hAnsi="Consolas"/>
          <w:sz w:val="20"/>
          <w:szCs w:val="20"/>
          <w:lang w:val="en-US" w:eastAsia="pt-PT"/>
        </w:rPr>
        <w:t>param</w:t>
      </w:r>
      <w:r w:rsidRPr="00D7200C">
        <w:rPr>
          <w:rFonts w:ascii="Consolas" w:hAnsi="Consolas"/>
          <w:sz w:val="20"/>
          <w:szCs w:val="20"/>
          <w:lang w:val="en-US" w:eastAsia="pt-PT"/>
        </w:rPr>
        <w:t> name="from"&gt;End data for the data&lt;/</w:t>
      </w:r>
      <w:r w:rsidRPr="00E51710">
        <w:rPr>
          <w:rFonts w:ascii="Consolas" w:hAnsi="Consolas"/>
          <w:sz w:val="20"/>
          <w:szCs w:val="20"/>
          <w:lang w:val="en-US" w:eastAsia="pt-PT"/>
        </w:rPr>
        <w:t>param</w:t>
      </w:r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6AAE41DA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D7200C">
        <w:rPr>
          <w:rFonts w:ascii="Consolas" w:hAnsi="Consolas"/>
          <w:sz w:val="20"/>
          <w:szCs w:val="20"/>
          <w:lang w:val="en-US" w:eastAsia="pt-PT"/>
        </w:rPr>
        <w:t>/// &lt;</w:t>
      </w:r>
      <w:r w:rsidRPr="00E51710">
        <w:rPr>
          <w:rFonts w:ascii="Consolas" w:hAnsi="Consolas"/>
          <w:sz w:val="20"/>
          <w:szCs w:val="20"/>
          <w:lang w:val="en-US" w:eastAsia="pt-PT"/>
        </w:rPr>
        <w:t>param</w:t>
      </w:r>
      <w:r w:rsidRPr="00D7200C">
        <w:rPr>
          <w:rFonts w:ascii="Consolas" w:hAnsi="Consolas"/>
          <w:sz w:val="20"/>
          <w:szCs w:val="20"/>
          <w:lang w:val="en-US" w:eastAsia="pt-PT"/>
        </w:rPr>
        <w:t> name="mode"&gt;Mode 1 = days, 2 = weeks, 3 = months &lt;/</w:t>
      </w:r>
      <w:r w:rsidRPr="00E51710">
        <w:rPr>
          <w:rFonts w:ascii="Consolas" w:hAnsi="Consolas"/>
          <w:sz w:val="20"/>
          <w:szCs w:val="20"/>
          <w:lang w:val="en-US" w:eastAsia="pt-PT"/>
        </w:rPr>
        <w:t>param</w:t>
      </w:r>
      <w:r w:rsidRPr="00D7200C">
        <w:rPr>
          <w:rFonts w:ascii="Consolas" w:hAnsi="Consolas"/>
          <w:sz w:val="20"/>
          <w:szCs w:val="20"/>
          <w:lang w:val="en-US" w:eastAsia="pt-PT"/>
        </w:rPr>
        <w:t>&gt;</w:t>
      </w:r>
    </w:p>
    <w:p w14:paraId="3A21300C" w14:textId="77777777" w:rsidR="00D7200C" w:rsidRPr="00D7200C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eastAsia="pt-PT"/>
        </w:rPr>
      </w:pPr>
      <w:r w:rsidRPr="00D7200C">
        <w:rPr>
          <w:rFonts w:ascii="Consolas" w:hAnsi="Consolas"/>
          <w:sz w:val="20"/>
          <w:szCs w:val="20"/>
          <w:lang w:eastAsia="pt-PT"/>
        </w:rPr>
        <w:t>/// &lt;</w:t>
      </w:r>
      <w:proofErr w:type="spellStart"/>
      <w:r w:rsidRPr="00D7200C">
        <w:rPr>
          <w:rFonts w:ascii="Consolas" w:hAnsi="Consolas"/>
          <w:sz w:val="20"/>
          <w:szCs w:val="20"/>
          <w:lang w:eastAsia="pt-PT"/>
        </w:rPr>
        <w:t>returns</w:t>
      </w:r>
      <w:proofErr w:type="spellEnd"/>
      <w:r w:rsidRPr="00D7200C">
        <w:rPr>
          <w:rFonts w:ascii="Consolas" w:hAnsi="Consolas"/>
          <w:sz w:val="20"/>
          <w:szCs w:val="20"/>
          <w:lang w:eastAsia="pt-PT"/>
        </w:rPr>
        <w:t>&gt;&lt;/</w:t>
      </w:r>
      <w:proofErr w:type="spellStart"/>
      <w:r w:rsidRPr="00D7200C">
        <w:rPr>
          <w:rFonts w:ascii="Consolas" w:hAnsi="Consolas"/>
          <w:sz w:val="20"/>
          <w:szCs w:val="20"/>
          <w:lang w:eastAsia="pt-PT"/>
        </w:rPr>
        <w:t>returns</w:t>
      </w:r>
      <w:proofErr w:type="spellEnd"/>
      <w:r w:rsidRPr="00D7200C">
        <w:rPr>
          <w:rFonts w:ascii="Consolas" w:hAnsi="Consolas"/>
          <w:sz w:val="20"/>
          <w:szCs w:val="20"/>
          <w:lang w:eastAsia="pt-PT"/>
        </w:rPr>
        <w:t>&gt;</w:t>
      </w:r>
    </w:p>
    <w:p w14:paraId="6152302C" w14:textId="77777777" w:rsidR="00D7200C" w:rsidRDefault="00D7200C" w:rsidP="005C3B58"/>
    <w:p w14:paraId="6F389185" w14:textId="0D164E86" w:rsidR="007C3FE5" w:rsidRPr="007C3FE5" w:rsidRDefault="00D7200C" w:rsidP="008C1D75">
      <w:r w:rsidRPr="00D7200C">
        <w:lastRenderedPageBreak/>
        <w:t>O tipo de pedido HTTP, rota, nome e parâmetros da função são definidos da seguinte forma.</w:t>
      </w:r>
      <w:r w:rsidR="007C3FE5">
        <w:t xml:space="preserve"> </w:t>
      </w:r>
    </w:p>
    <w:p w14:paraId="1DF8EDC8" w14:textId="77777777" w:rsidR="00D7200C" w:rsidRPr="00E50B7A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E50B7A">
        <w:rPr>
          <w:rFonts w:ascii="Consolas" w:hAnsi="Consolas"/>
          <w:sz w:val="20"/>
          <w:szCs w:val="20"/>
          <w:lang w:val="en-US" w:eastAsia="pt-PT"/>
        </w:rPr>
        <w:t>[</w:t>
      </w:r>
      <w:proofErr w:type="spellStart"/>
      <w:r w:rsidRPr="00E50B7A">
        <w:rPr>
          <w:rFonts w:ascii="Consolas" w:hAnsi="Consolas"/>
          <w:sz w:val="20"/>
          <w:szCs w:val="20"/>
          <w:lang w:val="en-US" w:eastAsia="pt-PT"/>
        </w:rPr>
        <w:t>HttpGet</w:t>
      </w:r>
      <w:proofErr w:type="spellEnd"/>
      <w:r w:rsidRPr="00E50B7A">
        <w:rPr>
          <w:rFonts w:ascii="Consolas" w:hAnsi="Consolas"/>
          <w:sz w:val="20"/>
          <w:szCs w:val="20"/>
          <w:lang w:val="en-US" w:eastAsia="pt-PT"/>
        </w:rPr>
        <w:t>]</w:t>
      </w:r>
    </w:p>
    <w:p w14:paraId="71C6CD5F" w14:textId="77777777" w:rsidR="00D7200C" w:rsidRPr="004562BE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4562BE">
        <w:rPr>
          <w:rFonts w:ascii="Consolas" w:hAnsi="Consolas"/>
          <w:sz w:val="20"/>
          <w:szCs w:val="20"/>
          <w:lang w:val="en-US" w:eastAsia="pt-PT"/>
        </w:rPr>
        <w:t>[Route("[action]/{</w:t>
      </w:r>
      <w:proofErr w:type="spellStart"/>
      <w:r w:rsidRPr="004562BE">
        <w:rPr>
          <w:rFonts w:ascii="Consolas" w:hAnsi="Consolas"/>
          <w:sz w:val="20"/>
          <w:szCs w:val="20"/>
          <w:lang w:val="en-US" w:eastAsia="pt-PT"/>
        </w:rPr>
        <w:t>uuid</w:t>
      </w:r>
      <w:proofErr w:type="spellEnd"/>
      <w:r w:rsidRPr="004562BE">
        <w:rPr>
          <w:rFonts w:ascii="Consolas" w:hAnsi="Consolas"/>
          <w:sz w:val="20"/>
          <w:szCs w:val="20"/>
          <w:lang w:val="en-US" w:eastAsia="pt-PT"/>
        </w:rPr>
        <w:t>}_{from}_{mode}")]</w:t>
      </w:r>
    </w:p>
    <w:p w14:paraId="72C1ACCB" w14:textId="77777777" w:rsidR="00D7200C" w:rsidRPr="004562BE" w:rsidRDefault="00D7200C" w:rsidP="00D7200C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4562BE">
        <w:rPr>
          <w:rFonts w:ascii="Consolas" w:hAnsi="Consolas"/>
          <w:sz w:val="20"/>
          <w:szCs w:val="20"/>
          <w:lang w:val="en-US" w:eastAsia="pt-PT"/>
        </w:rPr>
        <w:t>public async Task&lt;IActionResult&gt; </w:t>
      </w:r>
      <w:proofErr w:type="gramStart"/>
      <w:r w:rsidRPr="004562BE">
        <w:rPr>
          <w:rFonts w:ascii="Consolas" w:hAnsi="Consolas"/>
          <w:sz w:val="20"/>
          <w:szCs w:val="20"/>
          <w:lang w:val="en-US" w:eastAsia="pt-PT"/>
        </w:rPr>
        <w:t>GetTempRecords(</w:t>
      </w:r>
      <w:proofErr w:type="gramEnd"/>
      <w:r w:rsidRPr="004562BE">
        <w:rPr>
          <w:rFonts w:ascii="Consolas" w:hAnsi="Consolas"/>
          <w:sz w:val="20"/>
          <w:szCs w:val="20"/>
          <w:lang w:val="en-US" w:eastAsia="pt-PT"/>
        </w:rPr>
        <w:t>Guid uuid, DateTime from, int mode)</w:t>
      </w:r>
    </w:p>
    <w:p w14:paraId="19C0F031" w14:textId="77777777" w:rsidR="008C1D75" w:rsidRPr="004167F4" w:rsidRDefault="008C1D75" w:rsidP="00D7200C">
      <w:pPr>
        <w:rPr>
          <w:lang w:val="en-US"/>
        </w:rPr>
      </w:pPr>
    </w:p>
    <w:p w14:paraId="08B562BB" w14:textId="3FD2EC53" w:rsidR="00D7200C" w:rsidRPr="008C1D75" w:rsidRDefault="008C1D75" w:rsidP="00D7200C">
      <w:r w:rsidRPr="008C1D75">
        <w:t xml:space="preserve">É importante definir bem os tipos dos parâmetros de entrada, porque o </w:t>
      </w:r>
      <w:proofErr w:type="spellStart"/>
      <w:r w:rsidRPr="001F450D">
        <w:rPr>
          <w:i/>
          <w:iCs/>
        </w:rPr>
        <w:t>endpoint</w:t>
      </w:r>
      <w:proofErr w:type="spellEnd"/>
      <w:r w:rsidRPr="008C1D75">
        <w:t xml:space="preserve"> desta forma não irá aceitar pedidos com tipos diferentes, aumentando a segurança. Os métodos podem ainda ser assíncronos e retornam o resultado da tarefa com os respetivos erros e campos do HTTP.</w:t>
      </w:r>
    </w:p>
    <w:p w14:paraId="131F9F27" w14:textId="43764F5F" w:rsidR="001F450D" w:rsidRDefault="00D7200C" w:rsidP="00D7200C">
      <w:r w:rsidRPr="00AA49CD">
        <w:t xml:space="preserve">Depois é </w:t>
      </w:r>
      <w:r>
        <w:t>feita l</w:t>
      </w:r>
      <w:r w:rsidR="003955CB">
        <w:t>ó</w:t>
      </w:r>
      <w:r>
        <w:t>gica toda do pedido</w:t>
      </w:r>
      <w:r w:rsidR="001F450D">
        <w:t xml:space="preserve">, que inclui aceder </w:t>
      </w:r>
      <w:r w:rsidR="006C6D85">
        <w:t>à</w:t>
      </w:r>
      <w:r w:rsidR="001F450D">
        <w:t xml:space="preserve"> base de dados, fazer a consulta e esperar pela resposta, </w:t>
      </w:r>
      <w:r w:rsidR="006C6D85">
        <w:t xml:space="preserve">sendo, depois </w:t>
      </w:r>
      <w:r w:rsidR="001F450D">
        <w:t>disso</w:t>
      </w:r>
      <w:r w:rsidR="006C6D85">
        <w:t>,</w:t>
      </w:r>
      <w:r w:rsidR="001F450D">
        <w:t xml:space="preserve"> os dados retornados</w:t>
      </w:r>
      <w:ins w:id="170" w:author="Ricardo Ferreira" w:date="2021-06-18T15:50:00Z">
        <w:r w:rsidR="00480632">
          <w:t>.</w:t>
        </w:r>
      </w:ins>
      <w:r w:rsidR="006F749C">
        <w:t xml:space="preserve"> </w:t>
      </w:r>
    </w:p>
    <w:p w14:paraId="54789714" w14:textId="6FB1F752" w:rsidR="00D7200C" w:rsidRDefault="006F749C" w:rsidP="00D7200C">
      <w:r>
        <w:t xml:space="preserve">O retorno é feito através do </w:t>
      </w:r>
      <w:proofErr w:type="spellStart"/>
      <w:r>
        <w:t>IActionResult</w:t>
      </w:r>
      <w:proofErr w:type="spellEnd"/>
      <w:r>
        <w:t xml:space="preserve">, </w:t>
      </w:r>
      <w:r w:rsidR="003955CB">
        <w:t>que</w:t>
      </w:r>
      <w:r w:rsidR="00E4623F">
        <w:t xml:space="preserve"> é </w:t>
      </w:r>
      <w:r w:rsidR="00E4623F" w:rsidRPr="00E4623F">
        <w:t>apropriado quando vários tipos de retorno</w:t>
      </w:r>
      <w:r w:rsidR="00E4623F">
        <w:t xml:space="preserve"> </w:t>
      </w:r>
      <w:r w:rsidR="00E4623F" w:rsidRPr="00E4623F">
        <w:t xml:space="preserve">são possíveis numa ação. Os tipos </w:t>
      </w:r>
      <w:r w:rsidR="00E4623F">
        <w:t xml:space="preserve">de retorno </w:t>
      </w:r>
      <w:r w:rsidR="00E4623F" w:rsidRPr="00E4623F">
        <w:t>representam vários códigos de estado HTTP</w:t>
      </w:r>
      <w:r>
        <w:t>. No exemplo abaixo</w:t>
      </w:r>
      <w:r w:rsidR="006C6D85">
        <w:t>,</w:t>
      </w:r>
      <w:r>
        <w:t xml:space="preserve"> é retornad</w:t>
      </w:r>
      <w:r w:rsidR="006C6D85">
        <w:t>a</w:t>
      </w:r>
      <w:r>
        <w:t xml:space="preserve"> a variável “data</w:t>
      </w:r>
      <w:r w:rsidR="006C6D85">
        <w:t>”</w:t>
      </w:r>
      <w:r>
        <w:t xml:space="preserve"> dentro do resultado da ação, que suporta qualquer tipo de dados</w:t>
      </w:r>
      <w:r w:rsidR="006C6D85">
        <w:t>. N</w:t>
      </w:r>
      <w:r>
        <w:t>este caso é retornado um O</w:t>
      </w:r>
      <w:r w:rsidR="000B45C7">
        <w:t>k</w:t>
      </w:r>
      <w:r>
        <w:t xml:space="preserve"> no protocolo HTTP, que é o código 200.</w:t>
      </w:r>
    </w:p>
    <w:p w14:paraId="62BA0DF6" w14:textId="77777777" w:rsidR="00D7200C" w:rsidRPr="004562BE" w:rsidRDefault="00D7200C" w:rsidP="004562BE">
      <w:pPr>
        <w:pStyle w:val="Code"/>
        <w:shd w:val="clear" w:color="auto" w:fill="F2F2F2" w:themeFill="background1" w:themeFillShade="F2"/>
        <w:spacing w:after="0" w:line="312" w:lineRule="auto"/>
        <w:ind w:left="709" w:firstLine="0"/>
        <w:jc w:val="left"/>
        <w:rPr>
          <w:rFonts w:ascii="Consolas" w:hAnsi="Consolas"/>
          <w:sz w:val="20"/>
          <w:szCs w:val="20"/>
          <w:lang w:val="en-US" w:eastAsia="pt-PT"/>
        </w:rPr>
      </w:pPr>
      <w:r w:rsidRPr="004562BE">
        <w:rPr>
          <w:rFonts w:ascii="Consolas" w:hAnsi="Consolas"/>
          <w:sz w:val="20"/>
          <w:szCs w:val="20"/>
          <w:lang w:val="en-US" w:eastAsia="pt-PT"/>
        </w:rPr>
        <w:t>return Ok(data</w:t>
      </w:r>
      <w:proofErr w:type="gramStart"/>
      <w:r w:rsidRPr="004562BE">
        <w:rPr>
          <w:rFonts w:ascii="Consolas" w:hAnsi="Consolas"/>
          <w:sz w:val="20"/>
          <w:szCs w:val="20"/>
          <w:lang w:val="en-US" w:eastAsia="pt-PT"/>
        </w:rPr>
        <w:t>);</w:t>
      </w:r>
      <w:proofErr w:type="gramEnd"/>
    </w:p>
    <w:p w14:paraId="4ABA4AAF" w14:textId="27FD3CFB" w:rsidR="00D7200C" w:rsidRDefault="00D7200C" w:rsidP="005C3B58"/>
    <w:p w14:paraId="39192341" w14:textId="611A5A6B" w:rsidR="00D7200C" w:rsidRPr="00D7200C" w:rsidRDefault="00FC4483" w:rsidP="00D7200C">
      <w:pPr>
        <w:pStyle w:val="Ttulo3"/>
      </w:pPr>
      <w:bookmarkStart w:id="171" w:name="_Toc74902360"/>
      <w:r>
        <w:t>Página web</w:t>
      </w:r>
      <w:bookmarkEnd w:id="171"/>
    </w:p>
    <w:p w14:paraId="19E412CC" w14:textId="66DD951C" w:rsidR="00FC4483" w:rsidRDefault="00FC4483" w:rsidP="005C3B58">
      <w:pPr>
        <w:rPr>
          <w:ins w:id="172" w:author="Ricardo Ferreira" w:date="2021-06-18T15:50:00Z"/>
        </w:rPr>
      </w:pPr>
      <w:r w:rsidRPr="00FC4483">
        <w:t>A página web é constituída essencialmente por 3 ficheiros</w:t>
      </w:r>
      <w:r>
        <w:t>.</w:t>
      </w:r>
      <w:r w:rsidRPr="00FC4483">
        <w:t xml:space="preserve"> </w:t>
      </w:r>
      <w:r>
        <w:t>O</w:t>
      </w:r>
      <w:r w:rsidRPr="00FC4483">
        <w:t xml:space="preserve"> </w:t>
      </w:r>
      <w:r>
        <w:t xml:space="preserve">index.html que contém o HTML todo da página, fazendo o uso da </w:t>
      </w:r>
      <w:proofErr w:type="spellStart"/>
      <w:r w:rsidRPr="00FC4483">
        <w:rPr>
          <w:i/>
          <w:iCs/>
        </w:rPr>
        <w:t>framework</w:t>
      </w:r>
      <w:proofErr w:type="spellEnd"/>
      <w:r>
        <w:t xml:space="preserve"> </w:t>
      </w:r>
      <w:proofErr w:type="spellStart"/>
      <w:r>
        <w:t>Boot</w:t>
      </w:r>
      <w:r w:rsidR="006A2C21">
        <w:t>s</w:t>
      </w:r>
      <w:r>
        <w:t>trap</w:t>
      </w:r>
      <w:proofErr w:type="spellEnd"/>
      <w:r>
        <w:t xml:space="preserve">. O main.js possui o JavaScript e </w:t>
      </w:r>
      <w:proofErr w:type="spellStart"/>
      <w:r>
        <w:t>JQuery</w:t>
      </w:r>
      <w:proofErr w:type="spellEnd"/>
      <w:r>
        <w:t xml:space="preserve"> da página, que faz os pedidos ao servidor. </w:t>
      </w:r>
      <w:r w:rsidR="003955CB">
        <w:t>O</w:t>
      </w:r>
      <w:r>
        <w:t xml:space="preserve"> ficheiro style.css tem os estilos da página.</w:t>
      </w:r>
    </w:p>
    <w:p w14:paraId="673FC632" w14:textId="14A34D0D" w:rsidR="00480632" w:rsidRDefault="00480632" w:rsidP="00480632">
      <w:pPr>
        <w:spacing w:after="200" w:line="276" w:lineRule="auto"/>
        <w:ind w:firstLine="0"/>
        <w:jc w:val="left"/>
        <w:pPrChange w:id="173" w:author="Ricardo Ferreira" w:date="2021-06-18T15:50:00Z">
          <w:pPr/>
        </w:pPrChange>
      </w:pPr>
      <w:ins w:id="174" w:author="Ricardo Ferreira" w:date="2021-06-18T15:50:00Z">
        <w:r>
          <w:br w:type="page"/>
        </w:r>
      </w:ins>
    </w:p>
    <w:p w14:paraId="075B6977" w14:textId="65ED1529" w:rsidR="00E50B7A" w:rsidRPr="00D7200C" w:rsidDel="00480632" w:rsidRDefault="00E50B7A" w:rsidP="005C3B58">
      <w:pPr>
        <w:rPr>
          <w:del w:id="175" w:author="Ricardo Ferreira" w:date="2021-06-18T15:50:00Z"/>
        </w:rPr>
      </w:pPr>
    </w:p>
    <w:p w14:paraId="329ABF29" w14:textId="5351A9A0" w:rsidR="00FC4483" w:rsidRPr="00D7200C" w:rsidDel="00480632" w:rsidRDefault="00FC4483" w:rsidP="00DB6E9D">
      <w:pPr>
        <w:rPr>
          <w:del w:id="176" w:author="Ricardo Ferreira" w:date="2021-06-18T15:50:00Z"/>
        </w:rPr>
      </w:pPr>
    </w:p>
    <w:p w14:paraId="631D3DCF" w14:textId="396B5D0D" w:rsidR="0026547F" w:rsidRPr="00D7200C" w:rsidDel="00480632" w:rsidRDefault="0026547F" w:rsidP="00DB6E9D">
      <w:pPr>
        <w:rPr>
          <w:del w:id="177" w:author="Ricardo Ferreira" w:date="2021-06-18T15:50:00Z"/>
        </w:rPr>
        <w:sectPr w:rsidR="0026547F" w:rsidRPr="00D7200C" w:rsidDel="00480632" w:rsidSect="0026547F">
          <w:type w:val="oddPage"/>
          <w:pgSz w:w="11906" w:h="16838"/>
          <w:pgMar w:top="1418" w:right="1134" w:bottom="1134" w:left="1701" w:header="709" w:footer="709" w:gutter="0"/>
          <w:cols w:space="708"/>
          <w:docGrid w:linePitch="360"/>
        </w:sectPr>
      </w:pPr>
    </w:p>
    <w:p w14:paraId="6E2444B3" w14:textId="2CCFD02C" w:rsidR="00DB6E9D" w:rsidRPr="00D7200C" w:rsidDel="00480632" w:rsidRDefault="00DB6E9D" w:rsidP="00480632">
      <w:pPr>
        <w:ind w:firstLine="0"/>
        <w:rPr>
          <w:del w:id="178" w:author="Ricardo Ferreira" w:date="2021-06-18T15:50:00Z"/>
        </w:rPr>
        <w:pPrChange w:id="179" w:author="Ricardo Ferreira" w:date="2021-06-18T15:50:00Z">
          <w:pPr/>
        </w:pPrChange>
      </w:pPr>
    </w:p>
    <w:p w14:paraId="006C6C8F" w14:textId="3B71E799" w:rsidR="00DB6E9D" w:rsidRPr="00D7200C" w:rsidDel="00480632" w:rsidRDefault="00DB6E9D" w:rsidP="00DB6E9D">
      <w:pPr>
        <w:rPr>
          <w:del w:id="180" w:author="Ricardo Ferreira" w:date="2021-06-18T15:50:00Z"/>
        </w:rPr>
      </w:pPr>
    </w:p>
    <w:p w14:paraId="5A8D6238" w14:textId="1BCEBA97" w:rsidR="00DB6E9D" w:rsidRPr="00D7200C" w:rsidDel="00480632" w:rsidRDefault="00DB6E9D" w:rsidP="00DB6E9D">
      <w:pPr>
        <w:rPr>
          <w:del w:id="181" w:author="Ricardo Ferreira" w:date="2021-06-18T15:50:00Z"/>
        </w:rPr>
      </w:pPr>
    </w:p>
    <w:p w14:paraId="7CFDE7FE" w14:textId="64D8FCCF" w:rsidR="0026547F" w:rsidRPr="00D7200C" w:rsidDel="00480632" w:rsidRDefault="0026547F" w:rsidP="00DB6E9D">
      <w:pPr>
        <w:rPr>
          <w:del w:id="182" w:author="Ricardo Ferreira" w:date="2021-06-18T15:50:00Z"/>
        </w:rPr>
      </w:pPr>
    </w:p>
    <w:p w14:paraId="33B9E4EC" w14:textId="36FB84A8" w:rsidR="00073081" w:rsidRPr="00A245ED" w:rsidRDefault="00FC4483" w:rsidP="006D40B4">
      <w:pPr>
        <w:pStyle w:val="Ttulo1"/>
      </w:pPr>
      <w:bookmarkStart w:id="183" w:name="_Toc74902361"/>
      <w:r>
        <w:t>Análise dos resultados</w:t>
      </w:r>
      <w:bookmarkEnd w:id="183"/>
    </w:p>
    <w:p w14:paraId="1EA6FBE2" w14:textId="19D46FE9" w:rsidR="00804760" w:rsidRDefault="00FC4483" w:rsidP="00E50E37">
      <w:r>
        <w:t>Os resultados obtidos deste projeto são a base dados</w:t>
      </w:r>
      <w:r w:rsidR="00A04B09">
        <w:t>, que contém duas tabelas</w:t>
      </w:r>
      <w:r>
        <w:t>, a API</w:t>
      </w:r>
      <w:r w:rsidR="00A04B09">
        <w:t xml:space="preserve"> que contém os </w:t>
      </w:r>
      <w:proofErr w:type="spellStart"/>
      <w:r w:rsidR="00A04B09" w:rsidRPr="00000A1B">
        <w:rPr>
          <w:i/>
          <w:iCs/>
        </w:rPr>
        <w:t>endpoints</w:t>
      </w:r>
      <w:proofErr w:type="spellEnd"/>
      <w:r w:rsidR="00000A1B">
        <w:t>,</w:t>
      </w:r>
      <w:r>
        <w:t xml:space="preserve"> e a página web</w:t>
      </w:r>
      <w:r w:rsidR="00A04B09">
        <w:t xml:space="preserve"> para a visualização dos dados.</w:t>
      </w:r>
    </w:p>
    <w:p w14:paraId="0719D962" w14:textId="60400D19" w:rsidR="00804760" w:rsidRDefault="00804760" w:rsidP="00E50E37"/>
    <w:p w14:paraId="14435A94" w14:textId="7900779B" w:rsidR="00FC4483" w:rsidRDefault="00FC4483" w:rsidP="00FC4483">
      <w:pPr>
        <w:pStyle w:val="Ttulo2"/>
      </w:pPr>
      <w:bookmarkStart w:id="184" w:name="_Toc74902362"/>
      <w:proofErr w:type="spellStart"/>
      <w:r w:rsidRPr="00FC4483">
        <w:rPr>
          <w:i/>
          <w:iCs/>
        </w:rPr>
        <w:t>Endpoints</w:t>
      </w:r>
      <w:proofErr w:type="spellEnd"/>
      <w:r>
        <w:t xml:space="preserve"> disponíveis na API</w:t>
      </w:r>
      <w:bookmarkEnd w:id="184"/>
    </w:p>
    <w:p w14:paraId="2923B855" w14:textId="465F4365" w:rsidR="00FC4483" w:rsidRDefault="00FC4483" w:rsidP="00FC4483">
      <w:r>
        <w:t xml:space="preserve">Os </w:t>
      </w:r>
      <w:proofErr w:type="spellStart"/>
      <w:r w:rsidRPr="00AB0116">
        <w:rPr>
          <w:i/>
          <w:iCs/>
        </w:rPr>
        <w:t>endpoint</w:t>
      </w:r>
      <w:proofErr w:type="spellEnd"/>
      <w:r>
        <w:t xml:space="preserve"> resultantes podem ser visualizados e testados na página gerada pelo </w:t>
      </w:r>
      <w:proofErr w:type="spellStart"/>
      <w:r>
        <w:t>Swagger</w:t>
      </w:r>
      <w:proofErr w:type="spellEnd"/>
      <w:r>
        <w:t>. Eles podem ser separados em duas partes</w:t>
      </w:r>
      <w:r w:rsidR="003955CB">
        <w:t>:</w:t>
      </w:r>
      <w:r>
        <w:t xml:space="preserve"> </w:t>
      </w:r>
      <w:r w:rsidR="00000A1B">
        <w:t xml:space="preserve">(1) </w:t>
      </w:r>
      <w:r>
        <w:t xml:space="preserve">os </w:t>
      </w:r>
      <w:proofErr w:type="spellStart"/>
      <w:r w:rsidR="00000A1B" w:rsidRPr="00FC4483">
        <w:rPr>
          <w:i/>
          <w:iCs/>
        </w:rPr>
        <w:t>endpoints</w:t>
      </w:r>
      <w:proofErr w:type="spellEnd"/>
      <w:r w:rsidR="00000A1B">
        <w:t xml:space="preserve"> </w:t>
      </w:r>
      <w:r>
        <w:t>de retorno de dados</w:t>
      </w:r>
      <w:r w:rsidR="003955CB">
        <w:t xml:space="preserve"> -</w:t>
      </w:r>
      <w:r>
        <w:t xml:space="preserve"> são todos os que disponibilizam os dados recolhidos das estações</w:t>
      </w:r>
      <w:r w:rsidR="00E26842">
        <w:t xml:space="preserve"> </w:t>
      </w:r>
      <w:r>
        <w:t>(ver</w:t>
      </w:r>
      <w:r w:rsidR="00E26842">
        <w:t xml:space="preserve"> </w:t>
      </w:r>
      <w:r w:rsidR="00E26842">
        <w:fldChar w:fldCharType="begin"/>
      </w:r>
      <w:r w:rsidR="00E26842">
        <w:instrText xml:space="preserve"> REF _Ref73622886 \h </w:instrText>
      </w:r>
      <w:r w:rsidR="00E26842">
        <w:fldChar w:fldCharType="separate"/>
      </w:r>
      <w:r w:rsidR="00784DF4">
        <w:t xml:space="preserve">Figura </w:t>
      </w:r>
      <w:r w:rsidR="00784DF4">
        <w:rPr>
          <w:noProof/>
        </w:rPr>
        <w:t>4</w:t>
      </w:r>
      <w:r w:rsidR="00E26842">
        <w:fldChar w:fldCharType="end"/>
      </w:r>
      <w:r>
        <w:t>)</w:t>
      </w:r>
      <w:r w:rsidR="00000A1B">
        <w:t>;</w:t>
      </w:r>
      <w:r>
        <w:t xml:space="preserve"> e </w:t>
      </w:r>
      <w:r w:rsidR="00000A1B">
        <w:t xml:space="preserve">(2) </w:t>
      </w:r>
      <w:r>
        <w:t xml:space="preserve">os </w:t>
      </w:r>
      <w:proofErr w:type="spellStart"/>
      <w:r w:rsidR="00000A1B" w:rsidRPr="00FC4483">
        <w:rPr>
          <w:i/>
          <w:iCs/>
        </w:rPr>
        <w:t>endpoints</w:t>
      </w:r>
      <w:proofErr w:type="spellEnd"/>
      <w:r w:rsidR="00000A1B">
        <w:t xml:space="preserve"> </w:t>
      </w:r>
      <w:r>
        <w:t>de receção de dados</w:t>
      </w:r>
      <w:r w:rsidR="003955CB">
        <w:t xml:space="preserve"> -</w:t>
      </w:r>
      <w:r w:rsidR="00E26842">
        <w:t xml:space="preserve"> os que servem para receber dados das estações e inseri-los no sistema</w:t>
      </w:r>
      <w:r>
        <w:t xml:space="preserve"> (ver</w:t>
      </w:r>
      <w:r w:rsidR="00E26842">
        <w:t xml:space="preserve"> </w:t>
      </w:r>
      <w:r w:rsidR="00E26842">
        <w:fldChar w:fldCharType="begin"/>
      </w:r>
      <w:r w:rsidR="00E26842">
        <w:instrText xml:space="preserve"> REF _Ref73622892 \h </w:instrText>
      </w:r>
      <w:r w:rsidR="00E26842">
        <w:fldChar w:fldCharType="separate"/>
      </w:r>
      <w:r w:rsidR="00784DF4">
        <w:t xml:space="preserve">Figura </w:t>
      </w:r>
      <w:r w:rsidR="00784DF4">
        <w:rPr>
          <w:noProof/>
        </w:rPr>
        <w:t>5</w:t>
      </w:r>
      <w:r w:rsidR="00E26842">
        <w:fldChar w:fldCharType="end"/>
      </w:r>
      <w:r>
        <w:t xml:space="preserve"> ).</w:t>
      </w:r>
    </w:p>
    <w:p w14:paraId="05B534A2" w14:textId="3BC20AAC" w:rsidR="00804760" w:rsidRDefault="00000A1B" w:rsidP="00E50E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D62E460" wp14:editId="667E6B88">
                <wp:simplePos x="0" y="0"/>
                <wp:positionH relativeFrom="column">
                  <wp:posOffset>201295</wp:posOffset>
                </wp:positionH>
                <wp:positionV relativeFrom="paragraph">
                  <wp:posOffset>4982707</wp:posOffset>
                </wp:positionV>
                <wp:extent cx="5486400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B7FB3F" w14:textId="1DE40359" w:rsidR="00E26842" w:rsidRPr="00667F9C" w:rsidRDefault="00E26842" w:rsidP="00E2684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185" w:name="_Ref73622886"/>
                            <w:bookmarkStart w:id="186" w:name="_Toc74902370"/>
                            <w:r>
                              <w:t xml:space="preserve">Figura </w:t>
                            </w:r>
                            <w:r w:rsidR="00A94509">
                              <w:fldChar w:fldCharType="begin"/>
                            </w:r>
                            <w:r w:rsidR="00A94509">
                              <w:instrText xml:space="preserve"> SEQ Figura \* ARABIC </w:instrText>
                            </w:r>
                            <w:r w:rsidR="00A94509">
                              <w:fldChar w:fldCharType="separate"/>
                            </w:r>
                            <w:r w:rsidR="00784DF4">
                              <w:rPr>
                                <w:noProof/>
                              </w:rPr>
                              <w:t>4</w:t>
                            </w:r>
                            <w:r w:rsidR="00A94509">
                              <w:rPr>
                                <w:noProof/>
                              </w:rPr>
                              <w:fldChar w:fldCharType="end"/>
                            </w:r>
                            <w:bookmarkEnd w:id="185"/>
                            <w:r>
                              <w:t xml:space="preserve">: </w:t>
                            </w:r>
                            <w:proofErr w:type="spellStart"/>
                            <w:r>
                              <w:t>Endpoints</w:t>
                            </w:r>
                            <w:proofErr w:type="spellEnd"/>
                            <w:r>
                              <w:t xml:space="preserve"> de retorno de dados.</w:t>
                            </w:r>
                            <w:bookmarkEnd w:id="1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62E460" id="Caixa de texto 14" o:spid="_x0000_s1029" type="#_x0000_t202" style="position:absolute;left:0;text-align:left;margin-left:15.85pt;margin-top:392.35pt;width:6in;height:.05pt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" stroked="f">
                <v:textbox style="mso-fit-shape-to-text:t" inset="0,0,0,0">
                  <w:txbxContent>
                    <w:p w14:paraId="1DB7FB3F" w14:textId="1DE40359" w:rsidR="00E26842" w:rsidRPr="00667F9C" w:rsidRDefault="00E26842" w:rsidP="00E26842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187" w:name="_Ref73622886"/>
                      <w:bookmarkStart w:id="188" w:name="_Toc74902370"/>
                      <w:r>
                        <w:t xml:space="preserve">Figura </w:t>
                      </w:r>
                      <w:r w:rsidR="00A94509">
                        <w:fldChar w:fldCharType="begin"/>
                      </w:r>
                      <w:r w:rsidR="00A94509">
                        <w:instrText xml:space="preserve"> SEQ Figura \* ARABIC </w:instrText>
                      </w:r>
                      <w:r w:rsidR="00A94509">
                        <w:fldChar w:fldCharType="separate"/>
                      </w:r>
                      <w:r w:rsidR="00784DF4">
                        <w:rPr>
                          <w:noProof/>
                        </w:rPr>
                        <w:t>4</w:t>
                      </w:r>
                      <w:r w:rsidR="00A94509">
                        <w:rPr>
                          <w:noProof/>
                        </w:rPr>
                        <w:fldChar w:fldCharType="end"/>
                      </w:r>
                      <w:bookmarkEnd w:id="187"/>
                      <w:r>
                        <w:t xml:space="preserve">: </w:t>
                      </w:r>
                      <w:proofErr w:type="spellStart"/>
                      <w:r>
                        <w:t>Endpoints</w:t>
                      </w:r>
                      <w:proofErr w:type="spellEnd"/>
                      <w:r>
                        <w:t xml:space="preserve"> de retorno de dados.</w:t>
                      </w:r>
                      <w:bookmarkEnd w:id="18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7" behindDoc="0" locked="0" layoutInCell="1" allowOverlap="1" wp14:anchorId="2CF416CE" wp14:editId="597A9B64">
            <wp:simplePos x="0" y="0"/>
            <wp:positionH relativeFrom="page">
              <wp:posOffset>691515</wp:posOffset>
            </wp:positionH>
            <wp:positionV relativeFrom="paragraph">
              <wp:posOffset>0</wp:posOffset>
            </wp:positionV>
            <wp:extent cx="6042660" cy="4866005"/>
            <wp:effectExtent l="0" t="0" r="0" b="0"/>
            <wp:wrapTopAndBottom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6" b="25908"/>
                    <a:stretch/>
                  </pic:blipFill>
                  <pic:spPr bwMode="auto">
                    <a:xfrm>
                      <a:off x="0" y="0"/>
                      <a:ext cx="6042660" cy="486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3994D" w14:textId="14BBB44B" w:rsidR="00E26842" w:rsidRDefault="00000A1B" w:rsidP="00E50E37">
      <w:r>
        <w:rPr>
          <w:noProof/>
        </w:rPr>
        <w:drawing>
          <wp:anchor distT="0" distB="0" distL="114300" distR="114300" simplePos="0" relativeHeight="251658248" behindDoc="0" locked="0" layoutInCell="1" allowOverlap="1" wp14:anchorId="700C2CAD" wp14:editId="56CA6FC2">
            <wp:simplePos x="0" y="0"/>
            <wp:positionH relativeFrom="page">
              <wp:posOffset>770890</wp:posOffset>
            </wp:positionH>
            <wp:positionV relativeFrom="paragraph">
              <wp:posOffset>289560</wp:posOffset>
            </wp:positionV>
            <wp:extent cx="5915660" cy="944880"/>
            <wp:effectExtent l="0" t="0" r="8890" b="7620"/>
            <wp:wrapTopAndBottom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32" b="15334"/>
                    <a:stretch/>
                  </pic:blipFill>
                  <pic:spPr bwMode="auto">
                    <a:xfrm>
                      <a:off x="0" y="0"/>
                      <a:ext cx="591566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842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8436716" wp14:editId="2BCB64C1">
                <wp:simplePos x="0" y="0"/>
                <wp:positionH relativeFrom="column">
                  <wp:posOffset>-559435</wp:posOffset>
                </wp:positionH>
                <wp:positionV relativeFrom="paragraph">
                  <wp:posOffset>1293495</wp:posOffset>
                </wp:positionV>
                <wp:extent cx="7235825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C3BC12" w14:textId="6EE77E84" w:rsidR="00E26842" w:rsidRPr="00E32263" w:rsidRDefault="00E26842" w:rsidP="00E2684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189" w:name="_Ref73622892"/>
                            <w:bookmarkStart w:id="190" w:name="_Toc74902371"/>
                            <w:r>
                              <w:t xml:space="preserve">Figura </w:t>
                            </w:r>
                            <w:r w:rsidR="00A94509">
                              <w:fldChar w:fldCharType="begin"/>
                            </w:r>
                            <w:r w:rsidR="00A94509">
                              <w:instrText xml:space="preserve"> SEQ Figura \* ARABIC </w:instrText>
                            </w:r>
                            <w:r w:rsidR="00A94509">
                              <w:fldChar w:fldCharType="separate"/>
                            </w:r>
                            <w:r w:rsidR="00784DF4">
                              <w:rPr>
                                <w:noProof/>
                              </w:rPr>
                              <w:t>5</w:t>
                            </w:r>
                            <w:r w:rsidR="00A94509">
                              <w:rPr>
                                <w:noProof/>
                              </w:rPr>
                              <w:fldChar w:fldCharType="end"/>
                            </w:r>
                            <w:bookmarkEnd w:id="189"/>
                            <w:r>
                              <w:t xml:space="preserve">: </w:t>
                            </w:r>
                            <w:proofErr w:type="spellStart"/>
                            <w:r>
                              <w:t>Endpoints</w:t>
                            </w:r>
                            <w:proofErr w:type="spellEnd"/>
                            <w:r>
                              <w:t xml:space="preserve"> de receção de dados</w:t>
                            </w:r>
                            <w:bookmarkEnd w:id="1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36716" id="Caixa de texto 15" o:spid="_x0000_s1030" type="#_x0000_t202" style="position:absolute;left:0;text-align:left;margin-left:-44.05pt;margin-top:101.85pt;width:569.75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" stroked="f">
                <v:textbox style="mso-fit-shape-to-text:t" inset="0,0,0,0">
                  <w:txbxContent>
                    <w:p w14:paraId="1CC3BC12" w14:textId="6EE77E84" w:rsidR="00E26842" w:rsidRPr="00E32263" w:rsidRDefault="00E26842" w:rsidP="00E26842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191" w:name="_Ref73622892"/>
                      <w:bookmarkStart w:id="192" w:name="_Toc74902371"/>
                      <w:r>
                        <w:t xml:space="preserve">Figura </w:t>
                      </w:r>
                      <w:r w:rsidR="00A94509">
                        <w:fldChar w:fldCharType="begin"/>
                      </w:r>
                      <w:r w:rsidR="00A94509">
                        <w:instrText xml:space="preserve"> SEQ Figura \* ARABIC </w:instrText>
                      </w:r>
                      <w:r w:rsidR="00A94509">
                        <w:fldChar w:fldCharType="separate"/>
                      </w:r>
                      <w:r w:rsidR="00784DF4">
                        <w:rPr>
                          <w:noProof/>
                        </w:rPr>
                        <w:t>5</w:t>
                      </w:r>
                      <w:r w:rsidR="00A94509">
                        <w:rPr>
                          <w:noProof/>
                        </w:rPr>
                        <w:fldChar w:fldCharType="end"/>
                      </w:r>
                      <w:bookmarkEnd w:id="191"/>
                      <w:r>
                        <w:t xml:space="preserve">: </w:t>
                      </w:r>
                      <w:proofErr w:type="spellStart"/>
                      <w:r>
                        <w:t>Endpoints</w:t>
                      </w:r>
                      <w:proofErr w:type="spellEnd"/>
                      <w:r>
                        <w:t xml:space="preserve"> de receção de dados</w:t>
                      </w:r>
                      <w:bookmarkEnd w:id="192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0BEBC0F" w14:textId="3041412D" w:rsidR="00E26842" w:rsidRDefault="00E26842" w:rsidP="00E50E37"/>
    <w:p w14:paraId="526E17E4" w14:textId="37B48481" w:rsidR="00E26842" w:rsidRDefault="00E26842" w:rsidP="00E50E37"/>
    <w:p w14:paraId="234C23C1" w14:textId="3B046341" w:rsidR="00E26842" w:rsidRDefault="00E26842" w:rsidP="00E50E37"/>
    <w:p w14:paraId="32607AAC" w14:textId="42A86CED" w:rsidR="00E26842" w:rsidRDefault="00E26842" w:rsidP="00E50E37"/>
    <w:p w14:paraId="52679178" w14:textId="77777777" w:rsidR="00D2486E" w:rsidRDefault="00D2486E" w:rsidP="00E50E37"/>
    <w:p w14:paraId="00BED6D2" w14:textId="3443EE56" w:rsidR="00E26842" w:rsidRDefault="00E26842" w:rsidP="00E50E37"/>
    <w:p w14:paraId="2D1B2DFD" w14:textId="5EF52E5E" w:rsidR="00E26842" w:rsidRDefault="00E26842" w:rsidP="00E26842">
      <w:pPr>
        <w:pStyle w:val="Ttulo2"/>
      </w:pPr>
      <w:bookmarkStart w:id="193" w:name="_Toc74902363"/>
      <w:r>
        <w:t>Página web</w:t>
      </w:r>
      <w:bookmarkEnd w:id="193"/>
    </w:p>
    <w:p w14:paraId="1E9E4080" w14:textId="2034D5BF" w:rsidR="00E26842" w:rsidRDefault="00E26842" w:rsidP="00E50E37">
      <w:r>
        <w:rPr>
          <w:noProof/>
        </w:rPr>
        <w:drawing>
          <wp:anchor distT="0" distB="0" distL="114300" distR="114300" simplePos="0" relativeHeight="251658251" behindDoc="0" locked="0" layoutInCell="1" allowOverlap="1" wp14:anchorId="17ACBB01" wp14:editId="2DE11063">
            <wp:simplePos x="0" y="0"/>
            <wp:positionH relativeFrom="margin">
              <wp:align>center</wp:align>
            </wp:positionH>
            <wp:positionV relativeFrom="paragraph">
              <wp:posOffset>894715</wp:posOffset>
            </wp:positionV>
            <wp:extent cx="6498590" cy="2247900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59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A1B">
        <w:t xml:space="preserve"> </w:t>
      </w:r>
      <w:r w:rsidRPr="00E26842">
        <w:t xml:space="preserve">A apresentação da estação é mostrada no primeiro cartão onde estão os dados da estação </w:t>
      </w:r>
      <w:r w:rsidR="00000A1B">
        <w:t xml:space="preserve">e </w:t>
      </w:r>
      <w:r w:rsidRPr="00E26842">
        <w:t>um mapa com a sua localização</w:t>
      </w:r>
      <w:r w:rsidR="00000A1B">
        <w:t>, conforme se apresenta na Figura 6</w:t>
      </w:r>
      <w:r w:rsidR="000D4394">
        <w:t>.</w:t>
      </w:r>
    </w:p>
    <w:p w14:paraId="565CF30C" w14:textId="25F8BCDB" w:rsidR="00E26842" w:rsidRDefault="00000A1B" w:rsidP="00E50E37"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700448BB" wp14:editId="6AC2BB77">
                <wp:simplePos x="0" y="0"/>
                <wp:positionH relativeFrom="column">
                  <wp:posOffset>-368935</wp:posOffset>
                </wp:positionH>
                <wp:positionV relativeFrom="paragraph">
                  <wp:posOffset>2427605</wp:posOffset>
                </wp:positionV>
                <wp:extent cx="6498590" cy="635"/>
                <wp:effectExtent l="0" t="0" r="0" b="0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8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BC8F3C" w14:textId="09220D03" w:rsidR="00E26842" w:rsidRPr="002F4D24" w:rsidRDefault="00E26842" w:rsidP="00E2684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194" w:name="_Toc74902372"/>
                            <w:r>
                              <w:t xml:space="preserve">Figura </w:t>
                            </w:r>
                            <w:r w:rsidR="00A94509">
                              <w:fldChar w:fldCharType="begin"/>
                            </w:r>
                            <w:r w:rsidR="00A94509">
                              <w:instrText xml:space="preserve"> SEQ Figura \* ARABIC </w:instrText>
                            </w:r>
                            <w:r w:rsidR="00A94509">
                              <w:fldChar w:fldCharType="separate"/>
                            </w:r>
                            <w:r w:rsidR="00784DF4">
                              <w:rPr>
                                <w:noProof/>
                              </w:rPr>
                              <w:t>6</w:t>
                            </w:r>
                            <w:r w:rsidR="00A9450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Propriedades da estação.</w:t>
                            </w:r>
                            <w:bookmarkEnd w:id="1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448BB" id="Caixa de texto 19" o:spid="_x0000_s1031" type="#_x0000_t202" style="position:absolute;left:0;text-align:left;margin-left:-29.05pt;margin-top:191.15pt;width:511.7pt;height:.0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" stroked="f">
                <v:textbox style="mso-fit-shape-to-text:t" inset="0,0,0,0">
                  <w:txbxContent>
                    <w:p w14:paraId="73BC8F3C" w14:textId="09220D03" w:rsidR="00E26842" w:rsidRPr="002F4D24" w:rsidRDefault="00E26842" w:rsidP="00E26842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195" w:name="_Toc74902372"/>
                      <w:r>
                        <w:t xml:space="preserve">Figura </w:t>
                      </w:r>
                      <w:r w:rsidR="00A94509">
                        <w:fldChar w:fldCharType="begin"/>
                      </w:r>
                      <w:r w:rsidR="00A94509">
                        <w:instrText xml:space="preserve"> SEQ Figura \* ARABIC </w:instrText>
                      </w:r>
                      <w:r w:rsidR="00A94509">
                        <w:fldChar w:fldCharType="separate"/>
                      </w:r>
                      <w:r w:rsidR="00784DF4">
                        <w:rPr>
                          <w:noProof/>
                        </w:rPr>
                        <w:t>6</w:t>
                      </w:r>
                      <w:r w:rsidR="00A94509">
                        <w:rPr>
                          <w:noProof/>
                        </w:rPr>
                        <w:fldChar w:fldCharType="end"/>
                      </w:r>
                      <w:r>
                        <w:t>: Propriedades da estação.</w:t>
                      </w:r>
                      <w:bookmarkEnd w:id="195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6C89145" w14:textId="77777777" w:rsidR="00000A1B" w:rsidRDefault="00000A1B" w:rsidP="00E26842">
      <w:pPr>
        <w:ind w:firstLine="708"/>
      </w:pPr>
    </w:p>
    <w:p w14:paraId="5C7A71B9" w14:textId="1C92BD7F" w:rsidR="00E26842" w:rsidRDefault="00000A1B" w:rsidP="00E26842">
      <w:pPr>
        <w:ind w:firstLine="708"/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540D91FE" wp14:editId="2DABA20C">
            <wp:simplePos x="0" y="0"/>
            <wp:positionH relativeFrom="margin">
              <wp:posOffset>367665</wp:posOffset>
            </wp:positionH>
            <wp:positionV relativeFrom="paragraph">
              <wp:posOffset>643172</wp:posOffset>
            </wp:positionV>
            <wp:extent cx="4702810" cy="3456940"/>
            <wp:effectExtent l="0" t="0" r="254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842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61C7C40" wp14:editId="59782526">
                <wp:simplePos x="0" y="0"/>
                <wp:positionH relativeFrom="column">
                  <wp:posOffset>527050</wp:posOffset>
                </wp:positionH>
                <wp:positionV relativeFrom="paragraph">
                  <wp:posOffset>4398645</wp:posOffset>
                </wp:positionV>
                <wp:extent cx="4702810" cy="635"/>
                <wp:effectExtent l="0" t="0" r="0" b="0"/>
                <wp:wrapTopAndBottom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8F80D8" w14:textId="1D60EAA7" w:rsidR="00E26842" w:rsidRPr="006F6DA7" w:rsidRDefault="00E26842" w:rsidP="00000A1B">
                            <w:pPr>
                              <w:pStyle w:val="Legenda"/>
                              <w:ind w:firstLine="0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196" w:name="_Toc74902373"/>
                            <w:r>
                              <w:t xml:space="preserve">Figura </w:t>
                            </w:r>
                            <w:r w:rsidR="00A94509">
                              <w:fldChar w:fldCharType="begin"/>
                            </w:r>
                            <w:r w:rsidR="00A94509">
                              <w:instrText xml:space="preserve"> SEQ Figura \* ARABIC </w:instrText>
                            </w:r>
                            <w:r w:rsidR="00A94509">
                              <w:fldChar w:fldCharType="separate"/>
                            </w:r>
                            <w:r w:rsidR="00784DF4">
                              <w:rPr>
                                <w:noProof/>
                              </w:rPr>
                              <w:t>7</w:t>
                            </w:r>
                            <w:r w:rsidR="00A9450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Dados atuais da estação.</w:t>
                            </w:r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C7C40" id="Caixa de texto 20" o:spid="_x0000_s1032" type="#_x0000_t202" style="position:absolute;left:0;text-align:left;margin-left:41.5pt;margin-top:346.35pt;width:370.3pt;height:.0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" stroked="f">
                <v:textbox style="mso-fit-shape-to-text:t" inset="0,0,0,0">
                  <w:txbxContent>
                    <w:p w14:paraId="608F80D8" w14:textId="1D60EAA7" w:rsidR="00E26842" w:rsidRPr="006F6DA7" w:rsidRDefault="00E26842" w:rsidP="00000A1B">
                      <w:pPr>
                        <w:pStyle w:val="Legenda"/>
                        <w:ind w:firstLine="0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197" w:name="_Toc74902373"/>
                      <w:r>
                        <w:t xml:space="preserve">Figura </w:t>
                      </w:r>
                      <w:r w:rsidR="00A94509">
                        <w:fldChar w:fldCharType="begin"/>
                      </w:r>
                      <w:r w:rsidR="00A94509">
                        <w:instrText xml:space="preserve"> SEQ Figura \* ARABIC </w:instrText>
                      </w:r>
                      <w:r w:rsidR="00A94509">
                        <w:fldChar w:fldCharType="separate"/>
                      </w:r>
                      <w:r w:rsidR="00784DF4">
                        <w:rPr>
                          <w:noProof/>
                        </w:rPr>
                        <w:t>7</w:t>
                      </w:r>
                      <w:r w:rsidR="00A94509">
                        <w:rPr>
                          <w:noProof/>
                        </w:rPr>
                        <w:fldChar w:fldCharType="end"/>
                      </w:r>
                      <w:r>
                        <w:t>: Dados atuais da estação.</w:t>
                      </w:r>
                      <w:bookmarkEnd w:id="19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26842">
        <w:t>No segundo cartão est</w:t>
      </w:r>
      <w:r w:rsidR="003955CB">
        <w:t>ão</w:t>
      </w:r>
      <w:r w:rsidR="00E26842">
        <w:t xml:space="preserve"> os últimos dados recebidos da estação</w:t>
      </w:r>
      <w:r>
        <w:t>,</w:t>
      </w:r>
      <w:r w:rsidRPr="00000A1B">
        <w:t xml:space="preserve"> </w:t>
      </w:r>
      <w:r>
        <w:t>conforme se apresenta na Figura 7</w:t>
      </w:r>
      <w:r w:rsidR="00E26842">
        <w:t>.</w:t>
      </w:r>
    </w:p>
    <w:p w14:paraId="537065AD" w14:textId="27A8E2A3" w:rsidR="00E26842" w:rsidRDefault="00E26842" w:rsidP="00E50E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DEE76AA" wp14:editId="455F1C22">
                <wp:simplePos x="0" y="0"/>
                <wp:positionH relativeFrom="column">
                  <wp:posOffset>180340</wp:posOffset>
                </wp:positionH>
                <wp:positionV relativeFrom="paragraph">
                  <wp:posOffset>3376295</wp:posOffset>
                </wp:positionV>
                <wp:extent cx="5760085" cy="635"/>
                <wp:effectExtent l="0" t="0" r="0" b="0"/>
                <wp:wrapTopAndBottom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03AC97" w14:textId="0FDAF599" w:rsidR="00E26842" w:rsidRPr="007D237A" w:rsidRDefault="00E26842" w:rsidP="00E2684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198" w:name="_Toc74902374"/>
                            <w:r>
                              <w:t xml:space="preserve">Figura </w:t>
                            </w:r>
                            <w:r w:rsidR="00A94509">
                              <w:fldChar w:fldCharType="begin"/>
                            </w:r>
                            <w:r w:rsidR="00A94509">
                              <w:instrText xml:space="preserve"> SEQ Figura \* ARABIC </w:instrText>
                            </w:r>
                            <w:r w:rsidR="00A94509">
                              <w:fldChar w:fldCharType="separate"/>
                            </w:r>
                            <w:r w:rsidR="00784DF4">
                              <w:rPr>
                                <w:noProof/>
                              </w:rPr>
                              <w:t>8</w:t>
                            </w:r>
                            <w:r w:rsidR="00A9450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Quadro de sumário de dados.</w:t>
                            </w:r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E76AA" id="Caixa de texto 21" o:spid="_x0000_s1033" type="#_x0000_t202" style="position:absolute;left:0;text-align:left;margin-left:14.2pt;margin-top:265.85pt;width:453.55pt;height:.0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" stroked="f">
                <v:textbox style="mso-fit-shape-to-text:t" inset="0,0,0,0">
                  <w:txbxContent>
                    <w:p w14:paraId="3B03AC97" w14:textId="0FDAF599" w:rsidR="00E26842" w:rsidRPr="007D237A" w:rsidRDefault="00E26842" w:rsidP="00E26842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199" w:name="_Toc74902374"/>
                      <w:r>
                        <w:t xml:space="preserve">Figura </w:t>
                      </w:r>
                      <w:r w:rsidR="00A94509">
                        <w:fldChar w:fldCharType="begin"/>
                      </w:r>
                      <w:r w:rsidR="00A94509">
                        <w:instrText xml:space="preserve"> SEQ Figura \* ARABIC </w:instrText>
                      </w:r>
                      <w:r w:rsidR="00A94509">
                        <w:fldChar w:fldCharType="separate"/>
                      </w:r>
                      <w:r w:rsidR="00784DF4">
                        <w:rPr>
                          <w:noProof/>
                        </w:rPr>
                        <w:t>8</w:t>
                      </w:r>
                      <w:r w:rsidR="00A94509">
                        <w:rPr>
                          <w:noProof/>
                        </w:rPr>
                        <w:fldChar w:fldCharType="end"/>
                      </w:r>
                      <w:r>
                        <w:t>: Quadro de sumário de dados.</w:t>
                      </w:r>
                      <w:bookmarkEnd w:id="19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3" behindDoc="0" locked="0" layoutInCell="1" allowOverlap="1" wp14:anchorId="70D4E750" wp14:editId="5BA9C58F">
            <wp:simplePos x="0" y="0"/>
            <wp:positionH relativeFrom="page">
              <wp:align>center</wp:align>
            </wp:positionH>
            <wp:positionV relativeFrom="paragraph">
              <wp:posOffset>892378</wp:posOffset>
            </wp:positionV>
            <wp:extent cx="5760085" cy="2426970"/>
            <wp:effectExtent l="0" t="0" r="0" b="0"/>
            <wp:wrapTopAndBottom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6842">
        <w:t xml:space="preserve">O terceiro cartão mostra um sumário de dados baseado na data selecionada, a </w:t>
      </w:r>
      <w:r w:rsidR="00000A1B">
        <w:t>qual por definição</w:t>
      </w:r>
      <w:r w:rsidRPr="00E26842">
        <w:t xml:space="preserve"> </w:t>
      </w:r>
      <w:r w:rsidR="00000A1B">
        <w:t>corresponde a</w:t>
      </w:r>
      <w:r w:rsidRPr="00E26842">
        <w:t>o dia atual</w:t>
      </w:r>
      <w:r w:rsidR="003955CB">
        <w:t>. E</w:t>
      </w:r>
      <w:r w:rsidRPr="00E26842">
        <w:t>ste sumário contém os máximos, mínimos e m</w:t>
      </w:r>
      <w:r w:rsidR="003955CB">
        <w:t>é</w:t>
      </w:r>
      <w:r w:rsidRPr="00E26842">
        <w:t>dias observados no período selecionado</w:t>
      </w:r>
      <w:r w:rsidR="00000A1B">
        <w:t xml:space="preserve"> (ver Figura 8)</w:t>
      </w:r>
      <w:r w:rsidRPr="00E26842">
        <w:t>.</w:t>
      </w:r>
    </w:p>
    <w:p w14:paraId="61392685" w14:textId="34775FEB" w:rsidR="00E26842" w:rsidRDefault="00E26842" w:rsidP="00E50E37"/>
    <w:p w14:paraId="5E80843B" w14:textId="40A9ADFB" w:rsidR="00E26842" w:rsidRDefault="00E26842" w:rsidP="00D2486E"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D89089C" wp14:editId="5B77FF59">
                <wp:simplePos x="0" y="0"/>
                <wp:positionH relativeFrom="column">
                  <wp:posOffset>180340</wp:posOffset>
                </wp:positionH>
                <wp:positionV relativeFrom="paragraph">
                  <wp:posOffset>3048635</wp:posOffset>
                </wp:positionV>
                <wp:extent cx="5760085" cy="635"/>
                <wp:effectExtent l="0" t="0" r="0" b="0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343471" w14:textId="778D37D8" w:rsidR="00E26842" w:rsidRPr="009677C9" w:rsidRDefault="00E26842" w:rsidP="00E2684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200" w:name="_Toc74902375"/>
                            <w:r>
                              <w:t xml:space="preserve">Figura </w:t>
                            </w:r>
                            <w:r w:rsidR="00A94509">
                              <w:fldChar w:fldCharType="begin"/>
                            </w:r>
                            <w:r w:rsidR="00A94509">
                              <w:instrText xml:space="preserve"> SEQ Figura \* ARABIC </w:instrText>
                            </w:r>
                            <w:r w:rsidR="00A94509">
                              <w:fldChar w:fldCharType="separate"/>
                            </w:r>
                            <w:r w:rsidR="00784DF4">
                              <w:rPr>
                                <w:noProof/>
                              </w:rPr>
                              <w:t>9</w:t>
                            </w:r>
                            <w:r w:rsidR="00A9450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Gráfico de temperatura e ponto de orvalho.</w:t>
                            </w:r>
                            <w:bookmarkEnd w:id="2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9089C" id="Caixa de texto 22" o:spid="_x0000_s1034" type="#_x0000_t202" style="position:absolute;left:0;text-align:left;margin-left:14.2pt;margin-top:240.05pt;width:453.55pt;height:.0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" stroked="f">
                <v:textbox style="mso-fit-shape-to-text:t" inset="0,0,0,0">
                  <w:txbxContent>
                    <w:p w14:paraId="58343471" w14:textId="778D37D8" w:rsidR="00E26842" w:rsidRPr="009677C9" w:rsidRDefault="00E26842" w:rsidP="00E26842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201" w:name="_Toc74902375"/>
                      <w:r>
                        <w:t xml:space="preserve">Figura </w:t>
                      </w:r>
                      <w:r w:rsidR="00A94509">
                        <w:fldChar w:fldCharType="begin"/>
                      </w:r>
                      <w:r w:rsidR="00A94509">
                        <w:instrText xml:space="preserve"> SEQ Figura \* ARABIC </w:instrText>
                      </w:r>
                      <w:r w:rsidR="00A94509">
                        <w:fldChar w:fldCharType="separate"/>
                      </w:r>
                      <w:r w:rsidR="00784DF4">
                        <w:rPr>
                          <w:noProof/>
                        </w:rPr>
                        <w:t>9</w:t>
                      </w:r>
                      <w:r w:rsidR="00A94509">
                        <w:rPr>
                          <w:noProof/>
                        </w:rPr>
                        <w:fldChar w:fldCharType="end"/>
                      </w:r>
                      <w:r>
                        <w:t>: Gráfico de temperatura e ponto de orvalho.</w:t>
                      </w:r>
                      <w:bookmarkEnd w:id="201"/>
                    </w:p>
                  </w:txbxContent>
                </v:textbox>
                <w10:wrap type="topAndBottom"/>
              </v:shape>
            </w:pict>
          </mc:Fallback>
        </mc:AlternateContent>
      </w:r>
      <w:commentRangeStart w:id="202"/>
      <w:r>
        <w:rPr>
          <w:noProof/>
        </w:rPr>
        <w:drawing>
          <wp:anchor distT="0" distB="0" distL="114300" distR="114300" simplePos="0" relativeHeight="251658254" behindDoc="0" locked="0" layoutInCell="1" allowOverlap="1" wp14:anchorId="7CBDD76B" wp14:editId="11136AF1">
            <wp:simplePos x="0" y="0"/>
            <wp:positionH relativeFrom="page">
              <wp:align>center</wp:align>
            </wp:positionH>
            <wp:positionV relativeFrom="paragraph">
              <wp:posOffset>688340</wp:posOffset>
            </wp:positionV>
            <wp:extent cx="5760085" cy="2303145"/>
            <wp:effectExtent l="0" t="0" r="0" b="190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202"/>
      <w:r w:rsidR="00480632">
        <w:rPr>
          <w:rStyle w:val="Refdecomentrio"/>
        </w:rPr>
        <w:commentReference w:id="202"/>
      </w:r>
      <w:r>
        <w:t>Mais abaixo encontram-se gráficos com os dados ao longo do tempo. Os gráficos aparecem conforme existam</w:t>
      </w:r>
      <w:r w:rsidR="00000A1B">
        <w:t>,</w:t>
      </w:r>
      <w:r>
        <w:t xml:space="preserve"> </w:t>
      </w:r>
      <w:r w:rsidR="00000A1B">
        <w:t xml:space="preserve">ou não, </w:t>
      </w:r>
      <w:r>
        <w:t>dados</w:t>
      </w:r>
      <w:r w:rsidR="00000A1B">
        <w:t xml:space="preserve"> (ver Figura 9)</w:t>
      </w:r>
      <w:r>
        <w:t>.</w:t>
      </w:r>
    </w:p>
    <w:p w14:paraId="0F7D2953" w14:textId="77777777" w:rsidR="00D2486E" w:rsidRDefault="00D2486E" w:rsidP="00D2486E"/>
    <w:p w14:paraId="3A582314" w14:textId="77777777" w:rsidR="00E26842" w:rsidRDefault="00E26842" w:rsidP="00E50E37"/>
    <w:p w14:paraId="44F6F14E" w14:textId="77777777" w:rsidR="00E26842" w:rsidRDefault="00E26842" w:rsidP="00E50E37"/>
    <w:p w14:paraId="5AD15BF6" w14:textId="77777777" w:rsidR="00E26842" w:rsidRDefault="00E26842" w:rsidP="00E50E37"/>
    <w:p w14:paraId="170DE5AC" w14:textId="77777777" w:rsidR="00A04B09" w:rsidRDefault="00A04B09" w:rsidP="00E50E37"/>
    <w:p w14:paraId="64329B83" w14:textId="77777777" w:rsidR="00A04B09" w:rsidRDefault="00A04B09" w:rsidP="00E50E37"/>
    <w:p w14:paraId="0F5CA52C" w14:textId="4941881A" w:rsidR="00E26842" w:rsidRDefault="00114543" w:rsidP="00114543"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759C0587" wp14:editId="1AD1ECA6">
                <wp:simplePos x="0" y="0"/>
                <wp:positionH relativeFrom="column">
                  <wp:posOffset>956945</wp:posOffset>
                </wp:positionH>
                <wp:positionV relativeFrom="paragraph">
                  <wp:posOffset>3957789</wp:posOffset>
                </wp:positionV>
                <wp:extent cx="3486150" cy="635"/>
                <wp:effectExtent l="0" t="0" r="0" b="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3B42D" w14:textId="5B9BD98E" w:rsidR="00D2486E" w:rsidRPr="00A34CEF" w:rsidRDefault="00D2486E" w:rsidP="00114543">
                            <w:pPr>
                              <w:pStyle w:val="Legenda"/>
                              <w:ind w:firstLine="0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203" w:name="_Toc74902376"/>
                            <w:r>
                              <w:t xml:space="preserve">Figura </w:t>
                            </w:r>
                            <w:r w:rsidR="00A94509">
                              <w:fldChar w:fldCharType="begin"/>
                            </w:r>
                            <w:r w:rsidR="00A94509">
                              <w:instrText xml:space="preserve"> SEQ Figura \* ARABIC </w:instrText>
                            </w:r>
                            <w:r w:rsidR="00A94509">
                              <w:fldChar w:fldCharType="separate"/>
                            </w:r>
                            <w:r w:rsidR="00784DF4">
                              <w:rPr>
                                <w:noProof/>
                              </w:rPr>
                              <w:t>10</w:t>
                            </w:r>
                            <w:r w:rsidR="00A9450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Rosa dos ventos.</w:t>
                            </w:r>
                            <w:bookmarkEnd w:id="2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C0587" id="Caixa de texto 23" o:spid="_x0000_s1035" type="#_x0000_t202" style="position:absolute;left:0;text-align:left;margin-left:75.35pt;margin-top:311.65pt;width:274.5pt;height:.0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" stroked="f">
                <v:textbox style="mso-fit-shape-to-text:t" inset="0,0,0,0">
                  <w:txbxContent>
                    <w:p w14:paraId="2B63B42D" w14:textId="5B9BD98E" w:rsidR="00D2486E" w:rsidRPr="00A34CEF" w:rsidRDefault="00D2486E" w:rsidP="00114543">
                      <w:pPr>
                        <w:pStyle w:val="Legenda"/>
                        <w:ind w:firstLine="0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204" w:name="_Toc74902376"/>
                      <w:r>
                        <w:t xml:space="preserve">Figura </w:t>
                      </w:r>
                      <w:r w:rsidR="00A94509">
                        <w:fldChar w:fldCharType="begin"/>
                      </w:r>
                      <w:r w:rsidR="00A94509">
                        <w:instrText xml:space="preserve"> SEQ Figura \* ARABIC </w:instrText>
                      </w:r>
                      <w:r w:rsidR="00A94509">
                        <w:fldChar w:fldCharType="separate"/>
                      </w:r>
                      <w:r w:rsidR="00784DF4">
                        <w:rPr>
                          <w:noProof/>
                        </w:rPr>
                        <w:t>10</w:t>
                      </w:r>
                      <w:r w:rsidR="00A94509">
                        <w:rPr>
                          <w:noProof/>
                        </w:rPr>
                        <w:fldChar w:fldCharType="end"/>
                      </w:r>
                      <w:r>
                        <w:t>: Rosa dos ventos.</w:t>
                      </w:r>
                      <w:bookmarkEnd w:id="20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955CB">
        <w:t>E</w:t>
      </w:r>
      <w:r w:rsidR="00E26842" w:rsidRPr="00E26842">
        <w:t xml:space="preserve"> existe uma rosa dos ventos que mostra velocidades e direções do vento</w:t>
      </w:r>
      <w:r>
        <w:t xml:space="preserve"> (ver Figura 10)</w:t>
      </w:r>
      <w:r w:rsidR="00E26842" w:rsidRPr="00E26842">
        <w:t>.</w:t>
      </w:r>
    </w:p>
    <w:p w14:paraId="15DAF260" w14:textId="6F3C1EB2" w:rsidR="00A04B09" w:rsidRDefault="00114543" w:rsidP="00E50E37">
      <w:r>
        <w:rPr>
          <w:noProof/>
        </w:rPr>
        <w:drawing>
          <wp:anchor distT="0" distB="0" distL="114300" distR="114300" simplePos="0" relativeHeight="251658255" behindDoc="0" locked="0" layoutInCell="1" allowOverlap="1" wp14:anchorId="54186DB3" wp14:editId="028CBA71">
            <wp:simplePos x="0" y="0"/>
            <wp:positionH relativeFrom="page">
              <wp:posOffset>2037080</wp:posOffset>
            </wp:positionH>
            <wp:positionV relativeFrom="paragraph">
              <wp:posOffset>148231</wp:posOffset>
            </wp:positionV>
            <wp:extent cx="3486150" cy="348615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05E2F" w14:textId="0FFD70EA" w:rsidR="00E26842" w:rsidRDefault="00E26842" w:rsidP="00E50E37">
      <w:r w:rsidRPr="00E26842">
        <w:t xml:space="preserve">No </w:t>
      </w:r>
      <w:r w:rsidR="00114543">
        <w:t>final,</w:t>
      </w:r>
      <w:r w:rsidRPr="00E26842">
        <w:t xml:space="preserve"> </w:t>
      </w:r>
      <w:r w:rsidR="00114543">
        <w:t>é apresentado</w:t>
      </w:r>
      <w:r w:rsidRPr="00E26842">
        <w:t xml:space="preserve"> um cartão com uma tabela de dados, </w:t>
      </w:r>
      <w:r w:rsidR="00114543">
        <w:t xml:space="preserve">os quais </w:t>
      </w:r>
      <w:r w:rsidRPr="00E26842">
        <w:t>podem ser escolhidos através da seleção de duas datas</w:t>
      </w:r>
      <w:r w:rsidR="003955CB">
        <w:t>. E</w:t>
      </w:r>
      <w:r w:rsidRPr="00E26842">
        <w:t xml:space="preserve">sta tabela pode ser exportada para CSV, Excel, PDF ou </w:t>
      </w:r>
      <w:del w:id="205" w:author="Ricardo Ferreira" w:date="2021-06-18T15:55:00Z">
        <w:r w:rsidR="000D4394" w:rsidRPr="00E26842" w:rsidDel="00480632">
          <w:delText>imprimida</w:delText>
        </w:r>
        <w:r w:rsidR="000D4394" w:rsidDel="00480632">
          <w:delText xml:space="preserve"> </w:delText>
        </w:r>
      </w:del>
      <w:ins w:id="206" w:author="Ricardo Ferreira" w:date="2021-06-18T15:55:00Z">
        <w:r w:rsidR="00480632">
          <w:t>impressa</w:t>
        </w:r>
        <w:r w:rsidR="00480632">
          <w:t xml:space="preserve"> </w:t>
        </w:r>
      </w:ins>
      <w:r w:rsidR="000D4394">
        <w:t>(</w:t>
      </w:r>
      <w:r w:rsidR="00A04B09">
        <w:t xml:space="preserve">Ver </w:t>
      </w:r>
      <w:r w:rsidR="00A04B09">
        <w:fldChar w:fldCharType="begin"/>
      </w:r>
      <w:r w:rsidR="00A04B09">
        <w:instrText xml:space="preserve"> REF _Ref74763628 \h </w:instrText>
      </w:r>
      <w:r w:rsidR="00A04B09">
        <w:fldChar w:fldCharType="separate"/>
      </w:r>
      <w:r w:rsidR="00784DF4">
        <w:t xml:space="preserve">Figura </w:t>
      </w:r>
      <w:r w:rsidR="00784DF4">
        <w:rPr>
          <w:noProof/>
        </w:rPr>
        <w:t>11</w:t>
      </w:r>
      <w:r w:rsidR="00A04B09">
        <w:fldChar w:fldCharType="end"/>
      </w:r>
      <w:r w:rsidR="00A04B09">
        <w:t>)</w:t>
      </w:r>
      <w:r w:rsidR="00114543">
        <w:t>.</w:t>
      </w:r>
    </w:p>
    <w:p w14:paraId="09E34049" w14:textId="07BE3432" w:rsidR="00E26842" w:rsidRDefault="00E26842" w:rsidP="00E50E37"/>
    <w:p w14:paraId="6CDB5AB7" w14:textId="77777777" w:rsidR="00114543" w:rsidRDefault="00114543" w:rsidP="00E50E37"/>
    <w:p w14:paraId="583ADE3F" w14:textId="77777777" w:rsidR="00114543" w:rsidRDefault="00114543" w:rsidP="00E50E37"/>
    <w:p w14:paraId="1F2B0EE8" w14:textId="77777777" w:rsidR="00114543" w:rsidRDefault="00114543" w:rsidP="00E50E37"/>
    <w:p w14:paraId="3EB1350F" w14:textId="77777777" w:rsidR="00114543" w:rsidRDefault="00114543" w:rsidP="00E50E37"/>
    <w:p w14:paraId="43C1AF3F" w14:textId="77777777" w:rsidR="00114543" w:rsidRDefault="00114543" w:rsidP="00E50E37"/>
    <w:p w14:paraId="0485AE9B" w14:textId="77777777" w:rsidR="00114543" w:rsidRDefault="00114543" w:rsidP="00E50E37"/>
    <w:p w14:paraId="5EA9127B" w14:textId="77777777" w:rsidR="00114543" w:rsidRDefault="00114543" w:rsidP="00E50E37"/>
    <w:p w14:paraId="2F5957C8" w14:textId="77777777" w:rsidR="00114543" w:rsidRDefault="00114543" w:rsidP="00E50E37"/>
    <w:p w14:paraId="5DCD8EBE" w14:textId="77777777" w:rsidR="00114543" w:rsidRDefault="00114543" w:rsidP="00E50E37"/>
    <w:p w14:paraId="76B0EB48" w14:textId="3C35F48E" w:rsidR="00114543" w:rsidRDefault="00114543" w:rsidP="00E50E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5A89AD8B" wp14:editId="320BD728">
                <wp:simplePos x="0" y="0"/>
                <wp:positionH relativeFrom="column">
                  <wp:posOffset>275756</wp:posOffset>
                </wp:positionH>
                <wp:positionV relativeFrom="paragraph">
                  <wp:posOffset>6729537</wp:posOffset>
                </wp:positionV>
                <wp:extent cx="5760085" cy="635"/>
                <wp:effectExtent l="0" t="0" r="0" b="0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E8389A" w14:textId="17E61845" w:rsidR="00D2486E" w:rsidRPr="003835E2" w:rsidRDefault="00D2486E" w:rsidP="00D2486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bookmarkStart w:id="207" w:name="_Ref74763628"/>
                            <w:bookmarkStart w:id="208" w:name="_Toc74902377"/>
                            <w:r>
                              <w:t xml:space="preserve">Figura </w:t>
                            </w:r>
                            <w:r w:rsidR="00A94509">
                              <w:fldChar w:fldCharType="begin"/>
                            </w:r>
                            <w:r w:rsidR="00A94509">
                              <w:instrText xml:space="preserve"> SEQ Figura \* ARABIC </w:instrText>
                            </w:r>
                            <w:r w:rsidR="00A94509">
                              <w:fldChar w:fldCharType="separate"/>
                            </w:r>
                            <w:r w:rsidR="00784DF4">
                              <w:rPr>
                                <w:noProof/>
                              </w:rPr>
                              <w:t>11</w:t>
                            </w:r>
                            <w:r w:rsidR="00A94509">
                              <w:rPr>
                                <w:noProof/>
                              </w:rPr>
                              <w:fldChar w:fldCharType="end"/>
                            </w:r>
                            <w:bookmarkEnd w:id="207"/>
                            <w:r>
                              <w:t>: Tabela de dados.</w:t>
                            </w:r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9AD8B" id="Caixa de texto 24" o:spid="_x0000_s1036" type="#_x0000_t202" style="position:absolute;left:0;text-align:left;margin-left:21.7pt;margin-top:529.9pt;width:453.55pt;height:.0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" stroked="f">
                <v:textbox style="mso-fit-shape-to-text:t" inset="0,0,0,0">
                  <w:txbxContent>
                    <w:p w14:paraId="5FE8389A" w14:textId="17E61845" w:rsidR="00D2486E" w:rsidRPr="003835E2" w:rsidRDefault="00D2486E" w:rsidP="00D2486E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</w:rPr>
                      </w:pPr>
                      <w:bookmarkStart w:id="209" w:name="_Ref74763628"/>
                      <w:bookmarkStart w:id="210" w:name="_Toc74902377"/>
                      <w:r>
                        <w:t xml:space="preserve">Figura </w:t>
                      </w:r>
                      <w:r w:rsidR="00A94509">
                        <w:fldChar w:fldCharType="begin"/>
                      </w:r>
                      <w:r w:rsidR="00A94509">
                        <w:instrText xml:space="preserve"> SEQ Figura \* ARABIC </w:instrText>
                      </w:r>
                      <w:r w:rsidR="00A94509">
                        <w:fldChar w:fldCharType="separate"/>
                      </w:r>
                      <w:r w:rsidR="00784DF4">
                        <w:rPr>
                          <w:noProof/>
                        </w:rPr>
                        <w:t>11</w:t>
                      </w:r>
                      <w:r w:rsidR="00A94509">
                        <w:rPr>
                          <w:noProof/>
                        </w:rPr>
                        <w:fldChar w:fldCharType="end"/>
                      </w:r>
                      <w:bookmarkEnd w:id="209"/>
                      <w:r>
                        <w:t>: Tabela de dados.</w:t>
                      </w:r>
                      <w:bookmarkEnd w:id="21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6" behindDoc="0" locked="0" layoutInCell="1" allowOverlap="1" wp14:anchorId="304534B2" wp14:editId="54F4B57A">
            <wp:simplePos x="0" y="0"/>
            <wp:positionH relativeFrom="page">
              <wp:posOffset>993306</wp:posOffset>
            </wp:positionH>
            <wp:positionV relativeFrom="paragraph">
              <wp:posOffset>406676</wp:posOffset>
            </wp:positionV>
            <wp:extent cx="5760085" cy="6220460"/>
            <wp:effectExtent l="0" t="0" r="0" b="8890"/>
            <wp:wrapTopAndBottom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923DD" w14:textId="7226B764" w:rsidR="00114543" w:rsidRDefault="00114543" w:rsidP="00E50E37"/>
    <w:p w14:paraId="26E5260D" w14:textId="3DD8AB71" w:rsidR="00E26842" w:rsidRDefault="00E26842" w:rsidP="00E50E37"/>
    <w:p w14:paraId="1C7F056E" w14:textId="1040EF47" w:rsidR="00E26842" w:rsidRDefault="00E26842" w:rsidP="00E26842">
      <w:pPr>
        <w:pStyle w:val="Ttulo2"/>
      </w:pPr>
      <w:bookmarkStart w:id="211" w:name="_Toc74902364"/>
      <w:r>
        <w:t>Principais dificuldades</w:t>
      </w:r>
      <w:bookmarkEnd w:id="211"/>
    </w:p>
    <w:p w14:paraId="6CB7A62C" w14:textId="615BB0BF" w:rsidR="002E026D" w:rsidRDefault="00D4700F" w:rsidP="00E52861">
      <w:r>
        <w:t>A</w:t>
      </w:r>
      <w:r w:rsidR="00114543">
        <w:t xml:space="preserve"> primeira</w:t>
      </w:r>
      <w:r>
        <w:t xml:space="preserve"> dificuldade</w:t>
      </w:r>
      <w:r w:rsidR="00114543">
        <w:t xml:space="preserve"> que surgiu </w:t>
      </w:r>
      <w:r>
        <w:t xml:space="preserve">neste projeto </w:t>
      </w:r>
      <w:r w:rsidR="00114543">
        <w:t>f</w:t>
      </w:r>
      <w:r>
        <w:t>oi a pesquisa e estudo</w:t>
      </w:r>
      <w:r w:rsidR="00114543">
        <w:t>, devido à existência de</w:t>
      </w:r>
      <w:r w:rsidR="00E52861">
        <w:t xml:space="preserve"> pouca informação sobre sistemas que fa</w:t>
      </w:r>
      <w:r w:rsidR="003955CB">
        <w:t>çam</w:t>
      </w:r>
      <w:r w:rsidR="00E52861">
        <w:t xml:space="preserve"> uso das tecnologias</w:t>
      </w:r>
      <w:r w:rsidR="00114543">
        <w:t xml:space="preserve"> </w:t>
      </w:r>
      <w:r w:rsidR="003D4E5C">
        <w:t>envolvidas no projeto</w:t>
      </w:r>
      <w:r w:rsidR="003955CB">
        <w:t>. A</w:t>
      </w:r>
      <w:r w:rsidR="00E52861">
        <w:t xml:space="preserve"> inexistência de documentação</w:t>
      </w:r>
      <w:r w:rsidR="002E026D">
        <w:t xml:space="preserve"> detalhada</w:t>
      </w:r>
      <w:r w:rsidR="00E52861">
        <w:t xml:space="preserve"> </w:t>
      </w:r>
      <w:r w:rsidR="00E26842" w:rsidRPr="00E26842">
        <w:t xml:space="preserve">sobre os processos </w:t>
      </w:r>
      <w:r w:rsidR="00E26842" w:rsidRPr="00E26842">
        <w:lastRenderedPageBreak/>
        <w:t>de recolha de dados</w:t>
      </w:r>
      <w:r w:rsidR="00E52861">
        <w:t>, comunicação e</w:t>
      </w:r>
      <w:r w:rsidR="00E26842" w:rsidRPr="00E26842">
        <w:t xml:space="preserve"> o funcionamento das estações meteorológicas automáticas</w:t>
      </w:r>
      <w:r w:rsidR="003955CB">
        <w:t xml:space="preserve"> foi a principal dificuldade</w:t>
      </w:r>
      <w:r w:rsidR="002E026D">
        <w:t>.</w:t>
      </w:r>
    </w:p>
    <w:p w14:paraId="2D504547" w14:textId="08E188DE" w:rsidR="00E26842" w:rsidRDefault="002E026D" w:rsidP="00E52861">
      <w:r>
        <w:t xml:space="preserve">No desenvolvimento </w:t>
      </w:r>
      <w:ins w:id="212" w:author="Ricardo Ferreira" w:date="2021-06-18T15:56:00Z">
        <w:r w:rsidR="00480632">
          <w:t>d</w:t>
        </w:r>
      </w:ins>
      <w:r>
        <w:t xml:space="preserve">a </w:t>
      </w:r>
      <w:r w:rsidR="001301FE">
        <w:t>página</w:t>
      </w:r>
      <w:r>
        <w:t xml:space="preserve"> web </w:t>
      </w:r>
      <w:r w:rsidR="003955CB">
        <w:t xml:space="preserve">houve </w:t>
      </w:r>
      <w:r>
        <w:t xml:space="preserve">alguma dificuldade inicial por não </w:t>
      </w:r>
      <w:r w:rsidR="003D4E5C">
        <w:t>haver experiência académica com as</w:t>
      </w:r>
      <w:r>
        <w:t xml:space="preserve"> tecnologia</w:t>
      </w:r>
      <w:r w:rsidR="003D4E5C">
        <w:t>s utilizadas</w:t>
      </w:r>
      <w:r w:rsidR="00E50B7A">
        <w:t>,</w:t>
      </w:r>
      <w:r w:rsidR="00B21C4D">
        <w:t xml:space="preserve"> </w:t>
      </w:r>
      <w:r w:rsidR="00AC5703">
        <w:t xml:space="preserve">mas </w:t>
      </w:r>
      <w:r w:rsidR="00B21C4D">
        <w:t xml:space="preserve">que foi ultrapassada pela </w:t>
      </w:r>
      <w:r w:rsidR="00AC5703">
        <w:t>exist</w:t>
      </w:r>
      <w:r w:rsidR="00B21C4D">
        <w:t>ência de</w:t>
      </w:r>
      <w:r w:rsidR="00AC5703">
        <w:t xml:space="preserve"> </w:t>
      </w:r>
      <w:commentRangeStart w:id="213"/>
      <w:r w:rsidR="00AC5703">
        <w:t xml:space="preserve">muita </w:t>
      </w:r>
      <w:r w:rsidR="00B21C4D">
        <w:t xml:space="preserve">e boa </w:t>
      </w:r>
      <w:r w:rsidR="00AC5703">
        <w:t>documentação sobre</w:t>
      </w:r>
      <w:r w:rsidR="003D4E5C">
        <w:t xml:space="preserve"> a utilização destas</w:t>
      </w:r>
      <w:r w:rsidR="00AC5703">
        <w:t>.</w:t>
      </w:r>
      <w:commentRangeEnd w:id="213"/>
      <w:r w:rsidR="00480632">
        <w:rPr>
          <w:rStyle w:val="Refdecomentrio"/>
        </w:rPr>
        <w:commentReference w:id="213"/>
      </w:r>
    </w:p>
    <w:p w14:paraId="7C2A0C20" w14:textId="74203187" w:rsidR="00D2486E" w:rsidRDefault="00D2486E" w:rsidP="00E26842"/>
    <w:p w14:paraId="1219010E" w14:textId="644A370C" w:rsidR="00D2486E" w:rsidRDefault="00D2486E" w:rsidP="00E26842"/>
    <w:p w14:paraId="0E2EB3B6" w14:textId="29951F75" w:rsidR="00D2486E" w:rsidRDefault="00D2486E" w:rsidP="00E26842"/>
    <w:p w14:paraId="0F70EFEA" w14:textId="77777777" w:rsidR="00D2486E" w:rsidRPr="00E26842" w:rsidRDefault="00D2486E" w:rsidP="00E26842"/>
    <w:p w14:paraId="370067DD" w14:textId="77777777" w:rsidR="00D2486E" w:rsidRDefault="00D2486E" w:rsidP="00D2486E">
      <w:pPr>
        <w:ind w:firstLine="0"/>
        <w:sectPr w:rsidR="00D2486E" w:rsidSect="0026547F">
          <w:type w:val="oddPage"/>
          <w:pgSz w:w="11906" w:h="16838"/>
          <w:pgMar w:top="1418" w:right="1134" w:bottom="1134" w:left="1701" w:header="709" w:footer="709" w:gutter="0"/>
          <w:cols w:space="708"/>
          <w:docGrid w:linePitch="360"/>
        </w:sectPr>
      </w:pPr>
    </w:p>
    <w:p w14:paraId="3F9ADE5A" w14:textId="058FAD72" w:rsidR="002E026D" w:rsidRDefault="002E026D" w:rsidP="002E026D"/>
    <w:p w14:paraId="73FD900E" w14:textId="618C5847" w:rsidR="002E026D" w:rsidRDefault="002E026D" w:rsidP="002E026D"/>
    <w:p w14:paraId="60238AE9" w14:textId="77777777" w:rsidR="002E026D" w:rsidRDefault="002E026D" w:rsidP="002E026D"/>
    <w:p w14:paraId="4406502D" w14:textId="77777777" w:rsidR="002E026D" w:rsidRDefault="002E026D" w:rsidP="002E026D"/>
    <w:p w14:paraId="038275E5" w14:textId="3350F651" w:rsidR="002E026D" w:rsidRDefault="00D2486E" w:rsidP="002E026D">
      <w:pPr>
        <w:pStyle w:val="Ttulo1"/>
      </w:pPr>
      <w:bookmarkStart w:id="214" w:name="_Toc74902365"/>
      <w:r>
        <w:t>Conclusão</w:t>
      </w:r>
      <w:bookmarkEnd w:id="214"/>
    </w:p>
    <w:p w14:paraId="2CA8ECEE" w14:textId="49AE2604" w:rsidR="00931F27" w:rsidRDefault="00D2486E" w:rsidP="00D2486E">
      <w:r>
        <w:t>O mercado tecnológico da agricultura tem muito potencial para a criação de todo o tipo de sistemas de informação, nas suas diferentes áreas.</w:t>
      </w:r>
      <w:r w:rsidR="003576E0">
        <w:t xml:space="preserve"> Este projeto expandiu largamente os </w:t>
      </w:r>
      <w:ins w:id="215" w:author="Ricardo Ferreira" w:date="2021-06-18T15:58:00Z">
        <w:r w:rsidR="007B7FF3">
          <w:t xml:space="preserve">meus </w:t>
        </w:r>
      </w:ins>
      <w:r w:rsidR="003576E0">
        <w:t xml:space="preserve">conhecimentos sobre a agricultura, sistemas IOT e dados meteorológicos. </w:t>
      </w:r>
      <w:r w:rsidR="003D4E5C">
        <w:t xml:space="preserve">Percebeu-se que </w:t>
      </w:r>
      <w:ins w:id="216" w:author="Ricardo Ferreira" w:date="2021-06-18T15:59:00Z">
        <w:r w:rsidR="007B7FF3">
          <w:t>n</w:t>
        </w:r>
      </w:ins>
      <w:r>
        <w:t xml:space="preserve">o desenvolvimento a utilização de </w:t>
      </w:r>
      <w:r w:rsidR="00931F27">
        <w:t>bibliotecas</w:t>
      </w:r>
      <w:r>
        <w:t xml:space="preserve"> agiliza e acelera o</w:t>
      </w:r>
      <w:r w:rsidR="003576E0">
        <w:t>s</w:t>
      </w:r>
      <w:r>
        <w:t xml:space="preserve"> processo</w:t>
      </w:r>
      <w:r w:rsidR="003576E0">
        <w:t>s</w:t>
      </w:r>
      <w:r>
        <w:t xml:space="preserve"> de </w:t>
      </w:r>
      <w:del w:id="217" w:author="Ricardo Ferreira" w:date="2021-06-18T15:59:00Z">
        <w:r w:rsidDel="007B7FF3">
          <w:delText>desenvolvimento</w:delText>
        </w:r>
      </w:del>
      <w:ins w:id="218" w:author="Ricardo Ferreira" w:date="2021-06-18T15:59:00Z">
        <w:r w:rsidR="007B7FF3">
          <w:t>implementação</w:t>
        </w:r>
      </w:ins>
      <w:r w:rsidR="003D4E5C">
        <w:t>.</w:t>
      </w:r>
      <w:r>
        <w:t xml:space="preserve"> </w:t>
      </w:r>
      <w:r w:rsidR="003D4E5C">
        <w:t>N</w:t>
      </w:r>
      <w:r>
        <w:t>o entanto as dependências podem trazer outros problemas</w:t>
      </w:r>
      <w:r w:rsidR="003576E0">
        <w:t xml:space="preserve">, </w:t>
      </w:r>
      <w:r w:rsidR="00B21C4D">
        <w:t xml:space="preserve">como por exemplo, se </w:t>
      </w:r>
      <w:r w:rsidR="003576E0">
        <w:t xml:space="preserve">no futuro </w:t>
      </w:r>
      <w:ins w:id="219" w:author="Ricardo Ferreira" w:date="2021-06-18T15:59:00Z">
        <w:r w:rsidR="007B7FF3">
          <w:t xml:space="preserve">as </w:t>
        </w:r>
        <w:r w:rsidR="007B7FF3">
          <w:t xml:space="preserve">bibliotecas </w:t>
        </w:r>
      </w:ins>
      <w:del w:id="220" w:author="Ricardo Ferreira" w:date="2021-06-18T15:59:00Z">
        <w:r w:rsidR="003576E0" w:rsidDel="007B7FF3">
          <w:delText xml:space="preserve">s </w:delText>
        </w:r>
      </w:del>
      <w:r w:rsidR="003576E0">
        <w:t>deixarem de ser suportadas ou atualizadas.</w:t>
      </w:r>
    </w:p>
    <w:p w14:paraId="18EBE5E0" w14:textId="68015C28" w:rsidR="00597731" w:rsidRDefault="00931F27" w:rsidP="003576E0">
      <w:r>
        <w:t xml:space="preserve">As estações meteorológicas </w:t>
      </w:r>
      <w:r w:rsidR="003D4E5C">
        <w:t>existentes</w:t>
      </w:r>
      <w:r>
        <w:t xml:space="preserve"> são limitadas</w:t>
      </w:r>
      <w:r w:rsidR="003576E0">
        <w:t xml:space="preserve">, </w:t>
      </w:r>
      <w:r>
        <w:t>pouco flexíveis</w:t>
      </w:r>
      <w:r w:rsidR="003576E0">
        <w:t xml:space="preserve"> e </w:t>
      </w:r>
      <w:r w:rsidR="003D4E5C">
        <w:t>encontra-se</w:t>
      </w:r>
      <w:r w:rsidR="003576E0">
        <w:t xml:space="preserve"> pouca informação sobre elas</w:t>
      </w:r>
      <w:r>
        <w:t>. Apesar disto</w:t>
      </w:r>
      <w:r w:rsidR="003D4E5C">
        <w:t>,</w:t>
      </w:r>
      <w:r>
        <w:t xml:space="preserve"> há alguns sistemas </w:t>
      </w:r>
      <w:r w:rsidR="00B21C4D">
        <w:t>mais flexíveis e acessíveis</w:t>
      </w:r>
      <w:r>
        <w:t xml:space="preserve"> a emergirem</w:t>
      </w:r>
      <w:r w:rsidR="00597731">
        <w:t>.</w:t>
      </w:r>
    </w:p>
    <w:p w14:paraId="563F1D6B" w14:textId="696F3A1F" w:rsidR="00D2486E" w:rsidRDefault="00D2486E" w:rsidP="00D2486E">
      <w:r>
        <w:t>Este projeto é uma boa base para adicionar futuras funcionalidades</w:t>
      </w:r>
      <w:r w:rsidR="00931F27">
        <w:t>, tais como</w:t>
      </w:r>
      <w:r w:rsidR="003D4E5C">
        <w:t>,</w:t>
      </w:r>
      <w:r w:rsidR="00931F27">
        <w:t xml:space="preserve"> adicionar ao sistema utilizadores com autenticação</w:t>
      </w:r>
      <w:r w:rsidR="007D4753">
        <w:t>, adicionar outros tipos de dados e</w:t>
      </w:r>
      <w:r w:rsidR="003D4E5C">
        <w:t xml:space="preserve"> permitir</w:t>
      </w:r>
      <w:r w:rsidR="007D4753">
        <w:t xml:space="preserve"> a atualização das existentes.</w:t>
      </w:r>
      <w:r w:rsidR="00931F27">
        <w:t xml:space="preserve"> </w:t>
      </w:r>
      <w:r w:rsidR="003D4E5C">
        <w:t>E</w:t>
      </w:r>
      <w:r w:rsidR="007D4753">
        <w:t>xiste</w:t>
      </w:r>
      <w:r w:rsidR="00B21C4D">
        <w:t>m</w:t>
      </w:r>
      <w:r w:rsidR="007D4753">
        <w:t xml:space="preserve"> </w:t>
      </w:r>
      <w:r w:rsidR="003D4E5C">
        <w:t xml:space="preserve">ainda </w:t>
      </w:r>
      <w:r w:rsidR="007D4753">
        <w:t>aspetos que podem ser revistos e melhorados</w:t>
      </w:r>
      <w:r w:rsidR="003D4E5C">
        <w:t xml:space="preserve">. Por exemplo, </w:t>
      </w:r>
      <w:r w:rsidR="00931F27">
        <w:t>incorporar maior flexibilidade no tipo e quantidade de sensores que as estações possam ter</w:t>
      </w:r>
      <w:r w:rsidR="003D4E5C">
        <w:t>. A</w:t>
      </w:r>
      <w:r w:rsidR="007D4753">
        <w:t xml:space="preserve"> interface de visualização pode certamente ser melhorada</w:t>
      </w:r>
      <w:r w:rsidR="003D4E5C">
        <w:t>, sendo importante</w:t>
      </w:r>
      <w:r w:rsidR="007D4753">
        <w:t xml:space="preserve"> realizar testes com utilizadores</w:t>
      </w:r>
      <w:r w:rsidR="003D4E5C">
        <w:t xml:space="preserve"> para perceber melhor as suas necessidades</w:t>
      </w:r>
      <w:r w:rsidR="007D4753">
        <w:t>.</w:t>
      </w:r>
    </w:p>
    <w:p w14:paraId="56DD2054" w14:textId="7C2E269B" w:rsidR="00D2486E" w:rsidRDefault="00D2486E" w:rsidP="00D2486E"/>
    <w:p w14:paraId="118BFE53" w14:textId="77777777" w:rsidR="00D2486E" w:rsidRDefault="00D2486E" w:rsidP="00D2486E"/>
    <w:p w14:paraId="31E3CE62" w14:textId="77777777" w:rsidR="00D2486E" w:rsidRDefault="00D2486E" w:rsidP="00D2486E">
      <w:pPr>
        <w:ind w:firstLine="0"/>
      </w:pPr>
    </w:p>
    <w:p w14:paraId="05C9519C" w14:textId="4E587094" w:rsidR="00D2486E" w:rsidRDefault="00D2486E" w:rsidP="00D2486E">
      <w:pPr>
        <w:ind w:firstLine="0"/>
        <w:sectPr w:rsidR="00D2486E" w:rsidSect="0026547F">
          <w:type w:val="oddPage"/>
          <w:pgSz w:w="11906" w:h="16838"/>
          <w:pgMar w:top="1418" w:right="1134" w:bottom="1134" w:left="1701" w:header="709" w:footer="709" w:gutter="0"/>
          <w:cols w:space="708"/>
          <w:docGrid w:linePitch="360"/>
        </w:sectPr>
      </w:pPr>
    </w:p>
    <w:p w14:paraId="174C8AAB" w14:textId="77777777" w:rsidR="0026547F" w:rsidRDefault="0026547F" w:rsidP="00E50E37"/>
    <w:p w14:paraId="6CBF3B17" w14:textId="62FA89E4" w:rsidR="0026547F" w:rsidRDefault="0026547F" w:rsidP="00E50E37"/>
    <w:p w14:paraId="4088EE75" w14:textId="6030D74B" w:rsidR="00183467" w:rsidRDefault="00183467" w:rsidP="00E50E37"/>
    <w:p w14:paraId="4CC03B73" w14:textId="77777777" w:rsidR="00183467" w:rsidRDefault="00183467" w:rsidP="00E50E37"/>
    <w:bookmarkStart w:id="221" w:name="_Toc74902366" w:displacedByCustomXml="next"/>
    <w:sdt>
      <w:sdtPr>
        <w:rPr>
          <w:b w:val="0"/>
          <w:sz w:val="24"/>
          <w:szCs w:val="24"/>
        </w:rPr>
        <w:id w:val="1059139213"/>
        <w:docPartObj>
          <w:docPartGallery w:val="Bibliographies"/>
          <w:docPartUnique/>
        </w:docPartObj>
      </w:sdtPr>
      <w:sdtEndPr/>
      <w:sdtContent>
        <w:p w14:paraId="2EC5EA7C" w14:textId="4E5B4C75" w:rsidR="003E4090" w:rsidRDefault="003E4090" w:rsidP="003E4090">
          <w:pPr>
            <w:pStyle w:val="Ttulo1"/>
            <w:numPr>
              <w:ilvl w:val="0"/>
              <w:numId w:val="0"/>
            </w:numPr>
            <w:jc w:val="center"/>
          </w:pPr>
          <w:r>
            <w:t>Bibliografia</w:t>
          </w:r>
          <w:bookmarkEnd w:id="221"/>
        </w:p>
        <w:sdt>
          <w:sdtPr>
            <w:rPr>
              <w:rFonts w:ascii="Arial" w:hAnsi="Arial" w:cs="Arial"/>
              <w:lang w:val="pt-PT"/>
            </w:rPr>
            <w:id w:val="111145805"/>
            <w:bibliography/>
          </w:sdtPr>
          <w:sdtEndPr/>
          <w:sdtContent>
            <w:p w14:paraId="40AFDB21" w14:textId="77777777" w:rsidR="00DC732C" w:rsidRDefault="003E4090" w:rsidP="00DC732C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784DF4">
                <w:instrText>BIBLIOGRAPHY</w:instrText>
              </w:r>
              <w:r>
                <w:fldChar w:fldCharType="separate"/>
              </w:r>
              <w:r w:rsidR="00DC732C" w:rsidRPr="00784DF4">
                <w:rPr>
                  <w:noProof/>
                </w:rPr>
                <w:t xml:space="preserve">Chang, F. a. (June de 2008). </w:t>
              </w:r>
              <w:r w:rsidR="00DC732C">
                <w:rPr>
                  <w:noProof/>
                </w:rPr>
                <w:t xml:space="preserve">Bigtable: A Distributed Storage System for Structured Data. </w:t>
              </w:r>
              <w:r w:rsidR="00DC732C">
                <w:rPr>
                  <w:i/>
                  <w:iCs/>
                  <w:noProof/>
                </w:rPr>
                <w:t>26</w:t>
              </w:r>
              <w:r w:rsidR="00DC732C">
                <w:rPr>
                  <w:noProof/>
                </w:rPr>
                <w:t>(2), p. 26. doi:10.1145/1365815.1365816</w:t>
              </w:r>
            </w:p>
            <w:p w14:paraId="357648FF" w14:textId="77777777" w:rsidR="00DC732C" w:rsidRDefault="00DC732C" w:rsidP="00DC732C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Davcev, D. a. (2018). IoT agriculture system based on LoRaWAN. </w:t>
              </w:r>
              <w:r>
                <w:rPr>
                  <w:i/>
                  <w:iCs/>
                  <w:noProof/>
                </w:rPr>
                <w:t>2018 14th IEEE International Workshop on Factory Communication Systems (WFCS)</w:t>
              </w:r>
              <w:r>
                <w:rPr>
                  <w:noProof/>
                </w:rPr>
                <w:t>, (pp. 1-4). doi:10.1109/WFCS.2018.8402368</w:t>
              </w:r>
            </w:p>
            <w:p w14:paraId="15DB2778" w14:textId="77777777" w:rsidR="00DC732C" w:rsidRDefault="00DC732C" w:rsidP="00DC732C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Francis, J., &amp; Peter, N. (1999). </w:t>
              </w:r>
              <w:r>
                <w:rPr>
                  <w:i/>
                  <w:iCs/>
                  <w:noProof/>
                </w:rPr>
                <w:t>Aspects of Precision Agriculture.</w:t>
              </w:r>
              <w:r>
                <w:rPr>
                  <w:noProof/>
                </w:rPr>
                <w:t xml:space="preserve"> </w:t>
              </w:r>
            </w:p>
            <w:p w14:paraId="1385EF5A" w14:textId="77777777" w:rsidR="00DC732C" w:rsidRDefault="00DC732C" w:rsidP="00DC732C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Sujatha, G. S. (2018). IOT Based Smart Agriculture System. </w:t>
              </w:r>
              <w:r>
                <w:rPr>
                  <w:i/>
                  <w:iCs/>
                  <w:noProof/>
                </w:rPr>
                <w:t>2018 International Conference on Wireless Communications, Signal Processing and Networking (WiSPNET)</w:t>
              </w:r>
              <w:r>
                <w:rPr>
                  <w:noProof/>
                </w:rPr>
                <w:t>, (pp. 1-4). doi:10.1109/WiSPNET.2018.8538702</w:t>
              </w:r>
            </w:p>
            <w:p w14:paraId="79C16139" w14:textId="1037F915" w:rsidR="003E4090" w:rsidRDefault="003E4090" w:rsidP="00DC732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FAF1609" w14:textId="27214955" w:rsidR="00A245ED" w:rsidRPr="00865220" w:rsidRDefault="00A245ED" w:rsidP="00E50E37">
      <w:pPr>
        <w:rPr>
          <w:lang w:val="en-US"/>
        </w:rPr>
      </w:pPr>
    </w:p>
    <w:sectPr w:rsidR="00A245ED" w:rsidRPr="00865220" w:rsidSect="00DC0777">
      <w:pgSz w:w="11906" w:h="16838"/>
      <w:pgMar w:top="1418" w:right="1134" w:bottom="1134" w:left="1701" w:header="709" w:footer="709" w:gutter="0"/>
      <w:pgNumType w:fmt="upperRoman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4" w:author="Ricardo Ferreira" w:date="2021-06-18T15:43:00Z" w:initials="RF">
    <w:p w14:paraId="6B0923CB" w14:textId="77777777" w:rsidR="00747B5E" w:rsidRPr="00747B5E" w:rsidRDefault="00747B5E" w:rsidP="00747B5E">
      <w:pPr>
        <w:pStyle w:val="Textodecomentrio"/>
        <w:numPr>
          <w:ilvl w:val="0"/>
          <w:numId w:val="3"/>
        </w:numPr>
        <w:rPr>
          <w:rStyle w:val="Refdecomentrio"/>
          <w:sz w:val="20"/>
          <w:szCs w:val="20"/>
        </w:rPr>
      </w:pPr>
      <w:r>
        <w:rPr>
          <w:rStyle w:val="Refdecomentrio"/>
        </w:rPr>
        <w:annotationRef/>
      </w:r>
      <w:proofErr w:type="spellStart"/>
      <w:r w:rsidRPr="00747B5E">
        <w:rPr>
          <w:rStyle w:val="Refdecomentrio"/>
        </w:rPr>
        <w:t>Swagger</w:t>
      </w:r>
      <w:proofErr w:type="spellEnd"/>
      <w:r>
        <w:rPr>
          <w:rStyle w:val="Refdecomentrio"/>
        </w:rPr>
        <w:t xml:space="preserve"> também é um requisito</w:t>
      </w:r>
    </w:p>
    <w:p w14:paraId="3D74CCF3" w14:textId="3E4DEA8C" w:rsidR="00747B5E" w:rsidRDefault="00747B5E" w:rsidP="00747B5E">
      <w:pPr>
        <w:pStyle w:val="Textodecomentrio"/>
        <w:numPr>
          <w:ilvl w:val="0"/>
          <w:numId w:val="3"/>
        </w:numPr>
      </w:pPr>
      <w:r>
        <w:rPr>
          <w:rStyle w:val="Refdecomentrio"/>
        </w:rPr>
        <w:t xml:space="preserve">E </w:t>
      </w:r>
      <w:r>
        <w:t xml:space="preserve">falta uma frase a falar do repositório </w:t>
      </w:r>
      <w:proofErr w:type="spellStart"/>
      <w:r>
        <w:t>Bitbucket</w:t>
      </w:r>
      <w:proofErr w:type="spellEnd"/>
    </w:p>
  </w:comment>
  <w:comment w:id="152" w:author="Ricardo Ferreira" w:date="2021-06-18T15:35:00Z" w:initials="RF">
    <w:p w14:paraId="3035BD1B" w14:textId="3D135D66" w:rsidR="006A3572" w:rsidRDefault="006A3572" w:rsidP="006A3572">
      <w:pPr>
        <w:pStyle w:val="Textodecomentrio"/>
        <w:numPr>
          <w:ilvl w:val="0"/>
          <w:numId w:val="3"/>
        </w:numPr>
      </w:pPr>
      <w:r>
        <w:rPr>
          <w:rStyle w:val="Refdecomentrio"/>
        </w:rPr>
        <w:annotationRef/>
      </w:r>
      <w:r>
        <w:t xml:space="preserve">Invés de uma antena talvez fica-se melhor uma </w:t>
      </w:r>
      <w:proofErr w:type="gramStart"/>
      <w:r>
        <w:t>nuvem..</w:t>
      </w:r>
      <w:proofErr w:type="gramEnd"/>
    </w:p>
    <w:p w14:paraId="0304D317" w14:textId="50608E52" w:rsidR="006A3572" w:rsidRDefault="006A3572" w:rsidP="006A3572">
      <w:pPr>
        <w:pStyle w:val="Textodecomentrio"/>
        <w:numPr>
          <w:ilvl w:val="0"/>
          <w:numId w:val="3"/>
        </w:numPr>
      </w:pPr>
      <w:r>
        <w:t xml:space="preserve">Onde se lê Página Web ficaria melhor </w:t>
      </w:r>
      <w:proofErr w:type="spellStart"/>
      <w:r>
        <w:t>Frontend</w:t>
      </w:r>
      <w:proofErr w:type="spellEnd"/>
    </w:p>
  </w:comment>
  <w:comment w:id="202" w:author="Ricardo Ferreira" w:date="2021-06-18T15:54:00Z" w:initials="RF">
    <w:p w14:paraId="4589890B" w14:textId="7B5A17DC" w:rsidR="00480632" w:rsidRDefault="00480632">
      <w:pPr>
        <w:pStyle w:val="Textodecomentrio"/>
      </w:pPr>
      <w:r>
        <w:rPr>
          <w:rStyle w:val="Refdecomentrio"/>
        </w:rPr>
        <w:annotationRef/>
      </w:r>
      <w:r>
        <w:t>Se colocares um ou mais dias completos de dados este gráfico fica mais apelativo</w:t>
      </w:r>
    </w:p>
  </w:comment>
  <w:comment w:id="213" w:author="Ricardo Ferreira" w:date="2021-06-18T15:57:00Z" w:initials="RF">
    <w:p w14:paraId="4F4C678B" w14:textId="66C781F3" w:rsidR="00480632" w:rsidRDefault="00480632">
      <w:pPr>
        <w:pStyle w:val="Textodecomentrio"/>
      </w:pPr>
      <w:r>
        <w:rPr>
          <w:rStyle w:val="Refdecomentrio"/>
        </w:rPr>
        <w:annotationRef/>
      </w:r>
      <w:r>
        <w:t xml:space="preserve">E </w:t>
      </w:r>
      <w:proofErr w:type="spellStart"/>
      <w:r>
        <w:t>mentoria</w:t>
      </w:r>
      <w:proofErr w:type="spellEnd"/>
      <w:r>
        <w:t xml:space="preserve"> da </w:t>
      </w:r>
      <w:proofErr w:type="spellStart"/>
      <w:r>
        <w:t>Phosphorland</w:t>
      </w:r>
      <w:proofErr w:type="spellEnd"/>
      <w:r>
        <w:t xml:space="preserve">?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D74CCF3" w15:done="0"/>
  <w15:commentEx w15:paraId="0304D317" w15:done="0"/>
  <w15:commentEx w15:paraId="4589890B" w15:done="0"/>
  <w15:commentEx w15:paraId="4F4C678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773D8C" w16cex:dateUtc="2021-06-18T14:43:00Z"/>
  <w16cex:commentExtensible w16cex:durableId="24773BBC" w16cex:dateUtc="2021-06-18T14:35:00Z"/>
  <w16cex:commentExtensible w16cex:durableId="24774039" w16cex:dateUtc="2021-06-18T14:54:00Z"/>
  <w16cex:commentExtensible w16cex:durableId="24774101" w16cex:dateUtc="2021-06-18T14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D74CCF3" w16cid:durableId="24773D8C"/>
  <w16cid:commentId w16cid:paraId="0304D317" w16cid:durableId="24773BBC"/>
  <w16cid:commentId w16cid:paraId="4589890B" w16cid:durableId="24774039"/>
  <w16cid:commentId w16cid:paraId="4F4C678B" w16cid:durableId="2477410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99447" w14:textId="77777777" w:rsidR="007A662F" w:rsidRDefault="007A662F" w:rsidP="00E50E37">
      <w:r>
        <w:separator/>
      </w:r>
    </w:p>
  </w:endnote>
  <w:endnote w:type="continuationSeparator" w:id="0">
    <w:p w14:paraId="74F77EC3" w14:textId="77777777" w:rsidR="007A662F" w:rsidRDefault="007A662F" w:rsidP="00E50E37">
      <w:r>
        <w:continuationSeparator/>
      </w:r>
    </w:p>
  </w:endnote>
  <w:endnote w:type="continuationNotice" w:id="1">
    <w:p w14:paraId="4C0853C7" w14:textId="77777777" w:rsidR="007A662F" w:rsidRDefault="007A66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  <w:sig w:usb0="E10002FF" w:usb1="5000E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83E19" w14:textId="77777777" w:rsidR="003C2050" w:rsidRPr="003C2050" w:rsidRDefault="003C2050" w:rsidP="003C2050">
    <w:pPr>
      <w:pStyle w:val="Rodap"/>
      <w:ind w:firstLine="0"/>
    </w:pPr>
    <w:r>
      <w:fldChar w:fldCharType="begin"/>
    </w:r>
    <w:r>
      <w:instrText xml:space="preserve"> PAGE   \* MERGEFORMAT </w:instrText>
    </w:r>
    <w:r>
      <w:fldChar w:fldCharType="separate"/>
    </w:r>
    <w:r w:rsidR="00083104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4378539"/>
      <w:docPartObj>
        <w:docPartGallery w:val="Page Numbers (Bottom of Page)"/>
        <w:docPartUnique/>
      </w:docPartObj>
    </w:sdtPr>
    <w:sdtEndPr/>
    <w:sdtContent>
      <w:p w14:paraId="3CBF05F6" w14:textId="77777777" w:rsidR="00B545D3" w:rsidRDefault="00804760" w:rsidP="0041435C">
        <w:pPr>
          <w:pStyle w:val="Rodap"/>
          <w:ind w:left="4248" w:firstLine="424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0777">
          <w:rPr>
            <w:noProof/>
          </w:rPr>
          <w:t>III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543E5" w14:textId="77777777" w:rsidR="003C2050" w:rsidRDefault="003C2050" w:rsidP="00115CC7">
    <w:pPr>
      <w:pStyle w:val="Rodap"/>
      <w:ind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5808097"/>
      <w:docPartObj>
        <w:docPartGallery w:val="Page Numbers (Bottom of Page)"/>
        <w:docPartUnique/>
      </w:docPartObj>
    </w:sdtPr>
    <w:sdtEndPr/>
    <w:sdtContent>
      <w:p w14:paraId="04A262E8" w14:textId="77777777" w:rsidR="00DC0777" w:rsidRDefault="00DC0777" w:rsidP="0041435C">
        <w:pPr>
          <w:pStyle w:val="Rodap"/>
          <w:ind w:left="4248" w:firstLine="424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3104">
          <w:rPr>
            <w:noProof/>
          </w:rPr>
          <w:t>XI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2225072"/>
      <w:docPartObj>
        <w:docPartGallery w:val="Page Numbers (Bottom of Page)"/>
        <w:docPartUnique/>
      </w:docPartObj>
    </w:sdtPr>
    <w:sdtEndPr/>
    <w:sdtContent>
      <w:p w14:paraId="2AEB1126" w14:textId="77777777" w:rsidR="002F4FD7" w:rsidRDefault="00804760" w:rsidP="0041435C">
        <w:pPr>
          <w:pStyle w:val="Rodap"/>
          <w:ind w:left="4248" w:firstLine="424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3104">
          <w:rPr>
            <w:noProof/>
          </w:rPr>
          <w:t>XXI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02464" w14:textId="77777777" w:rsidR="0026547F" w:rsidRDefault="0026547F" w:rsidP="0052250D">
    <w:pPr>
      <w:pStyle w:val="Rodap"/>
      <w:framePr w:wrap="none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83104">
      <w:rPr>
        <w:rStyle w:val="Nmerodepgina"/>
        <w:noProof/>
      </w:rPr>
      <w:t>XX</w:t>
    </w:r>
    <w:r>
      <w:rPr>
        <w:rStyle w:val="Nmerodepgina"/>
      </w:rPr>
      <w:fldChar w:fldCharType="end"/>
    </w:r>
  </w:p>
  <w:p w14:paraId="1AD0DC15" w14:textId="77777777" w:rsidR="0026547F" w:rsidRDefault="0026547F" w:rsidP="0026547F">
    <w:pPr>
      <w:pStyle w:val="Rodap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A82C9" w14:textId="77777777" w:rsidR="007A662F" w:rsidRDefault="007A662F" w:rsidP="00E50E37">
      <w:r>
        <w:separator/>
      </w:r>
    </w:p>
  </w:footnote>
  <w:footnote w:type="continuationSeparator" w:id="0">
    <w:p w14:paraId="29D69767" w14:textId="77777777" w:rsidR="007A662F" w:rsidRDefault="007A662F" w:rsidP="00E50E37">
      <w:r>
        <w:continuationSeparator/>
      </w:r>
    </w:p>
  </w:footnote>
  <w:footnote w:type="continuationNotice" w:id="1">
    <w:p w14:paraId="14B2661A" w14:textId="77777777" w:rsidR="007A662F" w:rsidRDefault="007A662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2154"/>
    <w:multiLevelType w:val="multilevel"/>
    <w:tmpl w:val="B4BE74A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</w:lvl>
    <w:lvl w:ilvl="4">
      <w:start w:val="1"/>
      <w:numFmt w:val="decimal"/>
      <w:pStyle w:val="Ttulo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AF24139"/>
    <w:multiLevelType w:val="hybridMultilevel"/>
    <w:tmpl w:val="1FC8A8A2"/>
    <w:lvl w:ilvl="0" w:tplc="6BD074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9" w:hanging="360"/>
      </w:pPr>
    </w:lvl>
    <w:lvl w:ilvl="2" w:tplc="0816001B" w:tentative="1">
      <w:start w:val="1"/>
      <w:numFmt w:val="lowerRoman"/>
      <w:lvlText w:val="%3."/>
      <w:lvlJc w:val="right"/>
      <w:pPr>
        <w:ind w:left="2509" w:hanging="180"/>
      </w:pPr>
    </w:lvl>
    <w:lvl w:ilvl="3" w:tplc="0816000F" w:tentative="1">
      <w:start w:val="1"/>
      <w:numFmt w:val="decimal"/>
      <w:lvlText w:val="%4."/>
      <w:lvlJc w:val="left"/>
      <w:pPr>
        <w:ind w:left="3229" w:hanging="360"/>
      </w:pPr>
    </w:lvl>
    <w:lvl w:ilvl="4" w:tplc="08160019" w:tentative="1">
      <w:start w:val="1"/>
      <w:numFmt w:val="lowerLetter"/>
      <w:lvlText w:val="%5."/>
      <w:lvlJc w:val="left"/>
      <w:pPr>
        <w:ind w:left="3949" w:hanging="360"/>
      </w:pPr>
    </w:lvl>
    <w:lvl w:ilvl="5" w:tplc="0816001B" w:tentative="1">
      <w:start w:val="1"/>
      <w:numFmt w:val="lowerRoman"/>
      <w:lvlText w:val="%6."/>
      <w:lvlJc w:val="right"/>
      <w:pPr>
        <w:ind w:left="4669" w:hanging="180"/>
      </w:pPr>
    </w:lvl>
    <w:lvl w:ilvl="6" w:tplc="0816000F" w:tentative="1">
      <w:start w:val="1"/>
      <w:numFmt w:val="decimal"/>
      <w:lvlText w:val="%7."/>
      <w:lvlJc w:val="left"/>
      <w:pPr>
        <w:ind w:left="5389" w:hanging="360"/>
      </w:pPr>
    </w:lvl>
    <w:lvl w:ilvl="7" w:tplc="08160019" w:tentative="1">
      <w:start w:val="1"/>
      <w:numFmt w:val="lowerLetter"/>
      <w:lvlText w:val="%8."/>
      <w:lvlJc w:val="left"/>
      <w:pPr>
        <w:ind w:left="6109" w:hanging="360"/>
      </w:pPr>
    </w:lvl>
    <w:lvl w:ilvl="8" w:tplc="08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7E641BC"/>
    <w:multiLevelType w:val="hybridMultilevel"/>
    <w:tmpl w:val="0018F2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icardo Ferreira">
    <w15:presenceInfo w15:providerId="None" w15:userId="Ricardo Ferrei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proofState w:spelling="clean" w:grammar="clean"/>
  <w:trackRevisions/>
  <w:defaultTabStop w:val="708"/>
  <w:hyphenationZone w:val="425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C97"/>
    <w:rsid w:val="00000A1B"/>
    <w:rsid w:val="00002CA4"/>
    <w:rsid w:val="000053DE"/>
    <w:rsid w:val="0001589D"/>
    <w:rsid w:val="00027A42"/>
    <w:rsid w:val="000327F7"/>
    <w:rsid w:val="00036024"/>
    <w:rsid w:val="00036986"/>
    <w:rsid w:val="000455C5"/>
    <w:rsid w:val="00056C27"/>
    <w:rsid w:val="00057199"/>
    <w:rsid w:val="00071C65"/>
    <w:rsid w:val="00073081"/>
    <w:rsid w:val="00076822"/>
    <w:rsid w:val="00083104"/>
    <w:rsid w:val="000919A6"/>
    <w:rsid w:val="00094DBD"/>
    <w:rsid w:val="000B08D7"/>
    <w:rsid w:val="000B45C7"/>
    <w:rsid w:val="000B517F"/>
    <w:rsid w:val="000C2409"/>
    <w:rsid w:val="000C30C0"/>
    <w:rsid w:val="000C36DF"/>
    <w:rsid w:val="000C67CE"/>
    <w:rsid w:val="000D4394"/>
    <w:rsid w:val="000E4EA8"/>
    <w:rsid w:val="00107816"/>
    <w:rsid w:val="00114543"/>
    <w:rsid w:val="00115CC7"/>
    <w:rsid w:val="001301FE"/>
    <w:rsid w:val="001504D0"/>
    <w:rsid w:val="00183467"/>
    <w:rsid w:val="0019108A"/>
    <w:rsid w:val="001A04C3"/>
    <w:rsid w:val="001A3B71"/>
    <w:rsid w:val="001B1BE4"/>
    <w:rsid w:val="001B44DD"/>
    <w:rsid w:val="001B47D5"/>
    <w:rsid w:val="001C047B"/>
    <w:rsid w:val="001C30B3"/>
    <w:rsid w:val="001D36D5"/>
    <w:rsid w:val="001E0530"/>
    <w:rsid w:val="001F188B"/>
    <w:rsid w:val="001F450D"/>
    <w:rsid w:val="00200CC0"/>
    <w:rsid w:val="0020762A"/>
    <w:rsid w:val="00226107"/>
    <w:rsid w:val="0024416D"/>
    <w:rsid w:val="0026455B"/>
    <w:rsid w:val="0026547F"/>
    <w:rsid w:val="00266040"/>
    <w:rsid w:val="00280A5F"/>
    <w:rsid w:val="00281DA0"/>
    <w:rsid w:val="00281E53"/>
    <w:rsid w:val="00282DDE"/>
    <w:rsid w:val="00294FA8"/>
    <w:rsid w:val="002B1C7C"/>
    <w:rsid w:val="002B2776"/>
    <w:rsid w:val="002B6C27"/>
    <w:rsid w:val="002C0DED"/>
    <w:rsid w:val="002C77A8"/>
    <w:rsid w:val="002D3137"/>
    <w:rsid w:val="002E026D"/>
    <w:rsid w:val="002F109C"/>
    <w:rsid w:val="002F4FD7"/>
    <w:rsid w:val="00304716"/>
    <w:rsid w:val="00304C2C"/>
    <w:rsid w:val="00304C32"/>
    <w:rsid w:val="00335DB4"/>
    <w:rsid w:val="00337A64"/>
    <w:rsid w:val="0034250C"/>
    <w:rsid w:val="00355E84"/>
    <w:rsid w:val="003576E0"/>
    <w:rsid w:val="0036066F"/>
    <w:rsid w:val="003678D5"/>
    <w:rsid w:val="00370BFB"/>
    <w:rsid w:val="00371809"/>
    <w:rsid w:val="003955CB"/>
    <w:rsid w:val="0039677C"/>
    <w:rsid w:val="003A6660"/>
    <w:rsid w:val="003B3691"/>
    <w:rsid w:val="003B4A0A"/>
    <w:rsid w:val="003B53FF"/>
    <w:rsid w:val="003C2050"/>
    <w:rsid w:val="003D00F6"/>
    <w:rsid w:val="003D4E5C"/>
    <w:rsid w:val="003E06B4"/>
    <w:rsid w:val="003E3491"/>
    <w:rsid w:val="003E4090"/>
    <w:rsid w:val="003E4B41"/>
    <w:rsid w:val="00411285"/>
    <w:rsid w:val="0041435C"/>
    <w:rsid w:val="004167F4"/>
    <w:rsid w:val="00421437"/>
    <w:rsid w:val="00432441"/>
    <w:rsid w:val="00444DD8"/>
    <w:rsid w:val="00446E53"/>
    <w:rsid w:val="004562BE"/>
    <w:rsid w:val="00480632"/>
    <w:rsid w:val="00497552"/>
    <w:rsid w:val="00497F59"/>
    <w:rsid w:val="004A09F1"/>
    <w:rsid w:val="004D1939"/>
    <w:rsid w:val="004E5701"/>
    <w:rsid w:val="00504079"/>
    <w:rsid w:val="005060C5"/>
    <w:rsid w:val="0051167C"/>
    <w:rsid w:val="00542D98"/>
    <w:rsid w:val="005471D1"/>
    <w:rsid w:val="00581BD5"/>
    <w:rsid w:val="00587761"/>
    <w:rsid w:val="00587945"/>
    <w:rsid w:val="00597731"/>
    <w:rsid w:val="005C29DF"/>
    <w:rsid w:val="005C3B58"/>
    <w:rsid w:val="005C56BA"/>
    <w:rsid w:val="005D0C59"/>
    <w:rsid w:val="005D1639"/>
    <w:rsid w:val="005F397E"/>
    <w:rsid w:val="00606381"/>
    <w:rsid w:val="00610D76"/>
    <w:rsid w:val="006129D9"/>
    <w:rsid w:val="00624E25"/>
    <w:rsid w:val="0063129B"/>
    <w:rsid w:val="00641FAC"/>
    <w:rsid w:val="00680BEB"/>
    <w:rsid w:val="006844BA"/>
    <w:rsid w:val="0069106B"/>
    <w:rsid w:val="006A2C21"/>
    <w:rsid w:val="006A3572"/>
    <w:rsid w:val="006B0D74"/>
    <w:rsid w:val="006B19AC"/>
    <w:rsid w:val="006C3936"/>
    <w:rsid w:val="006C6D85"/>
    <w:rsid w:val="006D40B4"/>
    <w:rsid w:val="006E3D85"/>
    <w:rsid w:val="006F5C44"/>
    <w:rsid w:val="006F73DB"/>
    <w:rsid w:val="006F749C"/>
    <w:rsid w:val="007157FC"/>
    <w:rsid w:val="00727FD9"/>
    <w:rsid w:val="00737031"/>
    <w:rsid w:val="00745F5C"/>
    <w:rsid w:val="00747B5E"/>
    <w:rsid w:val="00750A0E"/>
    <w:rsid w:val="00756E9F"/>
    <w:rsid w:val="00757124"/>
    <w:rsid w:val="0077691F"/>
    <w:rsid w:val="00783A12"/>
    <w:rsid w:val="00784DF4"/>
    <w:rsid w:val="00786227"/>
    <w:rsid w:val="00793DF2"/>
    <w:rsid w:val="007A21E5"/>
    <w:rsid w:val="007A662F"/>
    <w:rsid w:val="007A750C"/>
    <w:rsid w:val="007A7A5C"/>
    <w:rsid w:val="007B7FF3"/>
    <w:rsid w:val="007C3FE5"/>
    <w:rsid w:val="007D33E4"/>
    <w:rsid w:val="007D4753"/>
    <w:rsid w:val="007F0742"/>
    <w:rsid w:val="008013DA"/>
    <w:rsid w:val="00802D5B"/>
    <w:rsid w:val="00804760"/>
    <w:rsid w:val="00806CC6"/>
    <w:rsid w:val="008113A7"/>
    <w:rsid w:val="00811A28"/>
    <w:rsid w:val="008231DD"/>
    <w:rsid w:val="00823B28"/>
    <w:rsid w:val="00832448"/>
    <w:rsid w:val="00855220"/>
    <w:rsid w:val="00861E0E"/>
    <w:rsid w:val="00865220"/>
    <w:rsid w:val="00874375"/>
    <w:rsid w:val="008753C3"/>
    <w:rsid w:val="008B3B9D"/>
    <w:rsid w:val="008B3EC4"/>
    <w:rsid w:val="008B6CBF"/>
    <w:rsid w:val="008C1D75"/>
    <w:rsid w:val="008C4CBC"/>
    <w:rsid w:val="008D0FCC"/>
    <w:rsid w:val="008D3C2B"/>
    <w:rsid w:val="00907C1A"/>
    <w:rsid w:val="0091600B"/>
    <w:rsid w:val="009179C0"/>
    <w:rsid w:val="00920C97"/>
    <w:rsid w:val="00922C0D"/>
    <w:rsid w:val="00922D65"/>
    <w:rsid w:val="00930B94"/>
    <w:rsid w:val="00931F27"/>
    <w:rsid w:val="00962575"/>
    <w:rsid w:val="009841B3"/>
    <w:rsid w:val="00986B66"/>
    <w:rsid w:val="009B7F6E"/>
    <w:rsid w:val="009D39C2"/>
    <w:rsid w:val="009E73E0"/>
    <w:rsid w:val="009F3C77"/>
    <w:rsid w:val="00A04B09"/>
    <w:rsid w:val="00A16624"/>
    <w:rsid w:val="00A245ED"/>
    <w:rsid w:val="00A268D6"/>
    <w:rsid w:val="00A61309"/>
    <w:rsid w:val="00A723E9"/>
    <w:rsid w:val="00A8526C"/>
    <w:rsid w:val="00A906F7"/>
    <w:rsid w:val="00A94509"/>
    <w:rsid w:val="00A94BDE"/>
    <w:rsid w:val="00A95883"/>
    <w:rsid w:val="00AA76C5"/>
    <w:rsid w:val="00AC5703"/>
    <w:rsid w:val="00AC5BC6"/>
    <w:rsid w:val="00AE53D2"/>
    <w:rsid w:val="00AE6790"/>
    <w:rsid w:val="00AE78B5"/>
    <w:rsid w:val="00B02DF6"/>
    <w:rsid w:val="00B10E2D"/>
    <w:rsid w:val="00B16F91"/>
    <w:rsid w:val="00B1714F"/>
    <w:rsid w:val="00B21C4D"/>
    <w:rsid w:val="00B30193"/>
    <w:rsid w:val="00B545D3"/>
    <w:rsid w:val="00B86B46"/>
    <w:rsid w:val="00B86D87"/>
    <w:rsid w:val="00B9206D"/>
    <w:rsid w:val="00B95C45"/>
    <w:rsid w:val="00BD31EE"/>
    <w:rsid w:val="00BD7C42"/>
    <w:rsid w:val="00BE06FF"/>
    <w:rsid w:val="00BE24FA"/>
    <w:rsid w:val="00BF69CB"/>
    <w:rsid w:val="00C67D95"/>
    <w:rsid w:val="00C946A9"/>
    <w:rsid w:val="00CA260F"/>
    <w:rsid w:val="00CA5267"/>
    <w:rsid w:val="00CB589A"/>
    <w:rsid w:val="00CC24A3"/>
    <w:rsid w:val="00CD73FF"/>
    <w:rsid w:val="00CE6692"/>
    <w:rsid w:val="00D01FC1"/>
    <w:rsid w:val="00D2486E"/>
    <w:rsid w:val="00D41FE1"/>
    <w:rsid w:val="00D4700F"/>
    <w:rsid w:val="00D54611"/>
    <w:rsid w:val="00D63403"/>
    <w:rsid w:val="00D7200C"/>
    <w:rsid w:val="00D72930"/>
    <w:rsid w:val="00D8004E"/>
    <w:rsid w:val="00D85683"/>
    <w:rsid w:val="00D90D0C"/>
    <w:rsid w:val="00DA6CD9"/>
    <w:rsid w:val="00DB0F96"/>
    <w:rsid w:val="00DB6E9D"/>
    <w:rsid w:val="00DC0777"/>
    <w:rsid w:val="00DC2A5F"/>
    <w:rsid w:val="00DC732C"/>
    <w:rsid w:val="00DD042D"/>
    <w:rsid w:val="00DE785B"/>
    <w:rsid w:val="00DF7688"/>
    <w:rsid w:val="00E26842"/>
    <w:rsid w:val="00E272DA"/>
    <w:rsid w:val="00E27A6D"/>
    <w:rsid w:val="00E27C5D"/>
    <w:rsid w:val="00E34661"/>
    <w:rsid w:val="00E42375"/>
    <w:rsid w:val="00E4623F"/>
    <w:rsid w:val="00E50B7A"/>
    <w:rsid w:val="00E50E37"/>
    <w:rsid w:val="00E524F8"/>
    <w:rsid w:val="00E52861"/>
    <w:rsid w:val="00E552A2"/>
    <w:rsid w:val="00E7083B"/>
    <w:rsid w:val="00EA145C"/>
    <w:rsid w:val="00EA7A5A"/>
    <w:rsid w:val="00EC2D06"/>
    <w:rsid w:val="00EC4B7C"/>
    <w:rsid w:val="00F03B19"/>
    <w:rsid w:val="00F10BA8"/>
    <w:rsid w:val="00F338BC"/>
    <w:rsid w:val="00F6142D"/>
    <w:rsid w:val="00F6293A"/>
    <w:rsid w:val="00F67088"/>
    <w:rsid w:val="00F72E13"/>
    <w:rsid w:val="00F76D81"/>
    <w:rsid w:val="00F84097"/>
    <w:rsid w:val="00F8446A"/>
    <w:rsid w:val="00FC30E3"/>
    <w:rsid w:val="00FC4483"/>
    <w:rsid w:val="00FD4374"/>
    <w:rsid w:val="00FF71AD"/>
    <w:rsid w:val="42E18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0B49E3"/>
  <w15:docId w15:val="{A37976DA-356D-4900-BA0C-480CF0891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50E37"/>
    <w:pPr>
      <w:spacing w:after="100" w:line="360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6D40B4"/>
    <w:pPr>
      <w:numPr>
        <w:numId w:val="1"/>
      </w:numPr>
      <w:spacing w:after="240"/>
      <w:outlineLvl w:val="0"/>
    </w:pPr>
    <w:rPr>
      <w:b/>
      <w:sz w:val="36"/>
      <w:szCs w:val="36"/>
    </w:rPr>
  </w:style>
  <w:style w:type="paragraph" w:styleId="Ttulo2">
    <w:name w:val="heading 2"/>
    <w:basedOn w:val="PargrafodaLista"/>
    <w:next w:val="Normal"/>
    <w:link w:val="Ttulo2Carter"/>
    <w:uiPriority w:val="9"/>
    <w:unhideWhenUsed/>
    <w:qFormat/>
    <w:rsid w:val="006D40B4"/>
    <w:pPr>
      <w:numPr>
        <w:ilvl w:val="1"/>
        <w:numId w:val="1"/>
      </w:numPr>
      <w:spacing w:before="240" w:after="240"/>
      <w:ind w:left="426"/>
      <w:outlineLvl w:val="1"/>
    </w:pPr>
    <w:rPr>
      <w:b/>
    </w:rPr>
  </w:style>
  <w:style w:type="paragraph" w:styleId="Ttulo3">
    <w:name w:val="heading 3"/>
    <w:basedOn w:val="PargrafodaLista"/>
    <w:next w:val="Normal"/>
    <w:link w:val="Ttulo3Carter"/>
    <w:uiPriority w:val="9"/>
    <w:unhideWhenUsed/>
    <w:qFormat/>
    <w:rsid w:val="003B53FF"/>
    <w:pPr>
      <w:numPr>
        <w:ilvl w:val="2"/>
        <w:numId w:val="1"/>
      </w:numPr>
      <w:spacing w:after="0"/>
      <w:outlineLvl w:val="2"/>
    </w:pPr>
    <w:rPr>
      <w:b/>
    </w:rPr>
  </w:style>
  <w:style w:type="paragraph" w:styleId="Ttulo4">
    <w:name w:val="heading 4"/>
    <w:basedOn w:val="PargrafodaLista"/>
    <w:next w:val="Normal"/>
    <w:link w:val="Ttulo4Carter"/>
    <w:uiPriority w:val="9"/>
    <w:unhideWhenUsed/>
    <w:qFormat/>
    <w:rsid w:val="003B53FF"/>
    <w:pPr>
      <w:numPr>
        <w:ilvl w:val="3"/>
        <w:numId w:val="1"/>
      </w:numPr>
      <w:spacing w:after="0"/>
      <w:outlineLvl w:val="3"/>
    </w:pPr>
    <w:rPr>
      <w:b/>
    </w:rPr>
  </w:style>
  <w:style w:type="paragraph" w:styleId="Ttulo5">
    <w:name w:val="heading 5"/>
    <w:basedOn w:val="PargrafodaLista"/>
    <w:next w:val="Normal"/>
    <w:link w:val="Ttulo5Carter"/>
    <w:uiPriority w:val="9"/>
    <w:unhideWhenUsed/>
    <w:qFormat/>
    <w:rsid w:val="003B53FF"/>
    <w:pPr>
      <w:numPr>
        <w:ilvl w:val="4"/>
        <w:numId w:val="1"/>
      </w:numPr>
      <w:spacing w:after="0"/>
      <w:outlineLvl w:val="4"/>
    </w:pPr>
    <w:rPr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545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545D3"/>
  </w:style>
  <w:style w:type="paragraph" w:styleId="Rodap">
    <w:name w:val="footer"/>
    <w:basedOn w:val="Normal"/>
    <w:link w:val="RodapCarter"/>
    <w:uiPriority w:val="99"/>
    <w:unhideWhenUsed/>
    <w:rsid w:val="00B545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545D3"/>
  </w:style>
  <w:style w:type="table" w:styleId="TabelacomGrelha">
    <w:name w:val="Table Grid"/>
    <w:basedOn w:val="Tabelanormal"/>
    <w:uiPriority w:val="39"/>
    <w:rsid w:val="005D1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6D40B4"/>
    <w:rPr>
      <w:rFonts w:ascii="Arial" w:hAnsi="Arial" w:cs="Arial"/>
      <w:b/>
      <w:sz w:val="36"/>
      <w:szCs w:val="36"/>
    </w:rPr>
  </w:style>
  <w:style w:type="paragraph" w:styleId="PargrafodaLista">
    <w:name w:val="List Paragraph"/>
    <w:basedOn w:val="Normal"/>
    <w:uiPriority w:val="34"/>
    <w:qFormat/>
    <w:rsid w:val="003B53FF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3B53FF"/>
    <w:pPr>
      <w:spacing w:before="240" w:line="259" w:lineRule="auto"/>
      <w:outlineLvl w:val="9"/>
    </w:pPr>
    <w:rPr>
      <w:rFonts w:asciiTheme="majorHAnsi" w:hAnsiTheme="majorHAnsi"/>
      <w:b w:val="0"/>
      <w:bCs/>
      <w:color w:val="365F91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3B53FF"/>
  </w:style>
  <w:style w:type="character" w:styleId="Hiperligao">
    <w:name w:val="Hyperlink"/>
    <w:basedOn w:val="Tipodeletrapredefinidodopargrafo"/>
    <w:uiPriority w:val="99"/>
    <w:unhideWhenUsed/>
    <w:rsid w:val="003B53FF"/>
    <w:rPr>
      <w:color w:val="0000FF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D40B4"/>
    <w:rPr>
      <w:rFonts w:ascii="Arial" w:hAnsi="Arial" w:cs="Arial"/>
      <w:b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3B53FF"/>
    <w:rPr>
      <w:rFonts w:ascii="Arial" w:hAnsi="Arial" w:cs="Arial"/>
      <w:b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3B53FF"/>
    <w:rPr>
      <w:rFonts w:ascii="Arial" w:hAnsi="Arial" w:cs="Arial"/>
      <w:b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3B53FF"/>
    <w:rPr>
      <w:rFonts w:ascii="Arial" w:hAnsi="Arial" w:cs="Arial"/>
      <w:b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B86D87"/>
    <w:pPr>
      <w:spacing w:before="240" w:line="240" w:lineRule="auto"/>
      <w:ind w:firstLine="708"/>
    </w:pPr>
    <w:rPr>
      <w:rFonts w:ascii="Carlito" w:hAnsi="Carlito" w:cs="Carlito"/>
      <w:i/>
      <w:iCs/>
    </w:rPr>
  </w:style>
  <w:style w:type="paragraph" w:customStyle="1" w:styleId="Code">
    <w:name w:val="Code"/>
    <w:basedOn w:val="Normal"/>
    <w:link w:val="CodeChar"/>
    <w:qFormat/>
    <w:rsid w:val="00B86D87"/>
    <w:pPr>
      <w:spacing w:after="160" w:line="259" w:lineRule="auto"/>
    </w:pPr>
    <w:rPr>
      <w:rFonts w:ascii="Courier New" w:hAnsi="Courier New" w:cs="Courier New"/>
    </w:rPr>
  </w:style>
  <w:style w:type="character" w:customStyle="1" w:styleId="CodeChar">
    <w:name w:val="Code Char"/>
    <w:basedOn w:val="Tipodeletrapredefinidodopargrafo"/>
    <w:link w:val="Code"/>
    <w:rsid w:val="00B86D87"/>
    <w:rPr>
      <w:rFonts w:ascii="Courier New" w:hAnsi="Courier New" w:cs="Courier New"/>
    </w:rPr>
  </w:style>
  <w:style w:type="paragraph" w:styleId="Bibliografia">
    <w:name w:val="Bibliography"/>
    <w:basedOn w:val="Normal"/>
    <w:next w:val="Normal"/>
    <w:uiPriority w:val="37"/>
    <w:unhideWhenUsed/>
    <w:rsid w:val="00804760"/>
    <w:pPr>
      <w:spacing w:after="160" w:line="259" w:lineRule="auto"/>
      <w:ind w:firstLine="708"/>
    </w:pPr>
    <w:rPr>
      <w:rFonts w:ascii="Carlito" w:hAnsi="Carlito" w:cs="Carlito"/>
      <w:lang w:val="en-US"/>
    </w:rPr>
  </w:style>
  <w:style w:type="paragraph" w:styleId="ndice2">
    <w:name w:val="toc 2"/>
    <w:basedOn w:val="Normal"/>
    <w:next w:val="Normal"/>
    <w:autoRedefine/>
    <w:uiPriority w:val="39"/>
    <w:unhideWhenUsed/>
    <w:rsid w:val="00804760"/>
    <w:pPr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04760"/>
    <w:pPr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804760"/>
    <w:pPr>
      <w:ind w:left="660"/>
    </w:pPr>
  </w:style>
  <w:style w:type="paragraph" w:styleId="ndice5">
    <w:name w:val="toc 5"/>
    <w:basedOn w:val="Normal"/>
    <w:next w:val="Normal"/>
    <w:autoRedefine/>
    <w:uiPriority w:val="39"/>
    <w:unhideWhenUsed/>
    <w:rsid w:val="00804760"/>
    <w:pPr>
      <w:ind w:left="880"/>
    </w:pPr>
  </w:style>
  <w:style w:type="paragraph" w:styleId="ndicedeilustraes">
    <w:name w:val="table of figures"/>
    <w:basedOn w:val="Normal"/>
    <w:next w:val="Normal"/>
    <w:uiPriority w:val="99"/>
    <w:unhideWhenUsed/>
    <w:rsid w:val="00036986"/>
    <w:pPr>
      <w:spacing w:after="0"/>
    </w:pPr>
  </w:style>
  <w:style w:type="paragraph" w:styleId="Ttulo">
    <w:name w:val="Title"/>
    <w:basedOn w:val="Normal"/>
    <w:next w:val="Normal"/>
    <w:link w:val="TtuloCarter"/>
    <w:uiPriority w:val="10"/>
    <w:qFormat/>
    <w:rsid w:val="00E50E37"/>
    <w:pPr>
      <w:jc w:val="center"/>
    </w:pPr>
    <w:rPr>
      <w:sz w:val="32"/>
      <w:szCs w:val="3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50E37"/>
    <w:rPr>
      <w:rFonts w:ascii="Arial" w:hAnsi="Arial" w:cs="Arial"/>
      <w:sz w:val="32"/>
      <w:szCs w:val="32"/>
    </w:rPr>
  </w:style>
  <w:style w:type="paragraph" w:customStyle="1" w:styleId="Autor">
    <w:name w:val="Autor"/>
    <w:basedOn w:val="Normal"/>
    <w:link w:val="AutorChar"/>
    <w:qFormat/>
    <w:rsid w:val="00E50E37"/>
    <w:pPr>
      <w:jc w:val="center"/>
    </w:pPr>
    <w:rPr>
      <w:sz w:val="28"/>
      <w:szCs w:val="28"/>
    </w:rPr>
  </w:style>
  <w:style w:type="paragraph" w:customStyle="1" w:styleId="RodapdaCapa">
    <w:name w:val="Rodapé da Capa"/>
    <w:basedOn w:val="Normal"/>
    <w:link w:val="RodapdaCapaChar"/>
    <w:qFormat/>
    <w:rsid w:val="00E50E37"/>
    <w:pPr>
      <w:tabs>
        <w:tab w:val="left" w:pos="1981"/>
      </w:tabs>
      <w:jc w:val="center"/>
    </w:pPr>
  </w:style>
  <w:style w:type="character" w:customStyle="1" w:styleId="AutorChar">
    <w:name w:val="Autor Char"/>
    <w:basedOn w:val="Tipodeletrapredefinidodopargrafo"/>
    <w:link w:val="Autor"/>
    <w:rsid w:val="00E50E37"/>
    <w:rPr>
      <w:rFonts w:ascii="Arial" w:hAnsi="Arial" w:cs="Arial"/>
      <w:sz w:val="28"/>
      <w:szCs w:val="28"/>
    </w:rPr>
  </w:style>
  <w:style w:type="paragraph" w:customStyle="1" w:styleId="TituloNoNumerado">
    <w:name w:val="Titulo Não Numerado"/>
    <w:basedOn w:val="Normal"/>
    <w:link w:val="TituloNoNumeradoChar"/>
    <w:qFormat/>
    <w:rsid w:val="001B44DD"/>
    <w:pPr>
      <w:jc w:val="center"/>
    </w:pPr>
    <w:rPr>
      <w:b/>
      <w:sz w:val="26"/>
      <w:szCs w:val="26"/>
    </w:rPr>
  </w:style>
  <w:style w:type="character" w:customStyle="1" w:styleId="RodapdaCapaChar">
    <w:name w:val="Rodapé da Capa Char"/>
    <w:basedOn w:val="Tipodeletrapredefinidodopargrafo"/>
    <w:link w:val="RodapdaCapa"/>
    <w:rsid w:val="00E50E37"/>
    <w:rPr>
      <w:rFonts w:ascii="Arial" w:hAnsi="Arial" w:cs="Arial"/>
      <w:sz w:val="24"/>
      <w:szCs w:val="24"/>
    </w:rPr>
  </w:style>
  <w:style w:type="paragraph" w:styleId="Citao">
    <w:name w:val="Quote"/>
    <w:basedOn w:val="Normal"/>
    <w:next w:val="Normal"/>
    <w:link w:val="CitaoCarter"/>
    <w:uiPriority w:val="29"/>
    <w:qFormat/>
    <w:rsid w:val="006D40B4"/>
    <w:pPr>
      <w:spacing w:before="200" w:after="160"/>
      <w:ind w:left="864" w:right="864"/>
    </w:pPr>
    <w:rPr>
      <w:i/>
      <w:iCs/>
      <w:color w:val="404040" w:themeColor="text1" w:themeTint="BF"/>
      <w:lang w:val="en-US"/>
    </w:rPr>
  </w:style>
  <w:style w:type="character" w:customStyle="1" w:styleId="TituloNoNumeradoChar">
    <w:name w:val="Titulo Não Numerado Char"/>
    <w:basedOn w:val="Tipodeletrapredefinidodopargrafo"/>
    <w:link w:val="TituloNoNumerado"/>
    <w:rsid w:val="001B44DD"/>
    <w:rPr>
      <w:rFonts w:ascii="Arial" w:hAnsi="Arial" w:cs="Arial"/>
      <w:b/>
      <w:sz w:val="26"/>
      <w:szCs w:val="26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6D40B4"/>
    <w:rPr>
      <w:rFonts w:ascii="Arial" w:hAnsi="Arial" w:cs="Arial"/>
      <w:i/>
      <w:iCs/>
      <w:color w:val="404040" w:themeColor="text1" w:themeTint="BF"/>
      <w:sz w:val="24"/>
      <w:szCs w:val="24"/>
      <w:lang w:val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26547F"/>
  </w:style>
  <w:style w:type="table" w:styleId="SimplesTabela3">
    <w:name w:val="Plain Table 3"/>
    <w:basedOn w:val="Tabelanormal"/>
    <w:uiPriority w:val="43"/>
    <w:rsid w:val="00EA14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ljs-keyword">
    <w:name w:val="hljs-keyword"/>
    <w:basedOn w:val="Tipodeletrapredefinidodopargrafo"/>
    <w:rsid w:val="00B02DF6"/>
  </w:style>
  <w:style w:type="character" w:customStyle="1" w:styleId="hljs-string">
    <w:name w:val="hljs-string"/>
    <w:basedOn w:val="Tipodeletrapredefinidodopargrafo"/>
    <w:rsid w:val="00B02DF6"/>
  </w:style>
  <w:style w:type="character" w:styleId="Refdecomentrio">
    <w:name w:val="annotation reference"/>
    <w:basedOn w:val="Tipodeletrapredefinidodopargrafo"/>
    <w:uiPriority w:val="99"/>
    <w:semiHidden/>
    <w:unhideWhenUsed/>
    <w:rsid w:val="00AC5BC6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AC5BC6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AC5BC6"/>
    <w:rPr>
      <w:rFonts w:ascii="Arial" w:hAnsi="Arial" w:cs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C5BC6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C5BC6"/>
    <w:rPr>
      <w:rFonts w:ascii="Arial" w:hAnsi="Arial" w:cs="Arial"/>
      <w:b/>
      <w:bCs/>
      <w:sz w:val="20"/>
      <w:szCs w:val="20"/>
    </w:rPr>
  </w:style>
  <w:style w:type="character" w:styleId="MenoNoResolvida">
    <w:name w:val="Unresolved Mention"/>
    <w:basedOn w:val="Tipodeletrapredefinidodopargrafo"/>
    <w:uiPriority w:val="99"/>
    <w:rsid w:val="000158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91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93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8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850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610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695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862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589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745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9056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4731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0052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9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4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76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47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29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617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711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057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076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520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5302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9023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2357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9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9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5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78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61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35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463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90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8035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1017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519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6531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3323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6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9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95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136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26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24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121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377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575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701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9872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8141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56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3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0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09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879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742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632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839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7788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5296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6748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7923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file:///C:\Users\Paulo\Desktop\Relatorio_Paulo_Meneses_20210617_Jps.docx" TargetMode="External"/><Relationship Id="rId26" Type="http://schemas.openxmlformats.org/officeDocument/2006/relationships/hyperlink" Target="file:///C:\Users\Paulo\Desktop\Relatorio_Paulo_Meneses_20210617_Jps.docx" TargetMode="External"/><Relationship Id="rId39" Type="http://schemas.openxmlformats.org/officeDocument/2006/relationships/image" Target="media/image8.png"/><Relationship Id="rId21" Type="http://schemas.openxmlformats.org/officeDocument/2006/relationships/hyperlink" Target="file:///C:\Users\Paulo\Desktop\Relatorio_Paulo_Meneses_20210617_Jps.docx" TargetMode="External"/><Relationship Id="rId34" Type="http://schemas.microsoft.com/office/2018/08/relationships/commentsExtensible" Target="commentsExtensible.xml"/><Relationship Id="rId42" Type="http://schemas.openxmlformats.org/officeDocument/2006/relationships/image" Target="media/image1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file:///C:\Users\Paulo\Desktop\Relatorio_Paulo_Meneses_20210617_Jps.docx" TargetMode="External"/><Relationship Id="rId32" Type="http://schemas.microsoft.com/office/2011/relationships/commentsExtended" Target="commentsExtended.xm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hyperlink" Target="file:///C:\Users\Paulo\Desktop\Relatorio_Paulo_Meneses_20210617_Jps.docx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yperlink" Target="file:///C:\Users\Paulo\Desktop\Relatorio_Paulo_Meneses_20210617_Jps.docx" TargetMode="External"/><Relationship Id="rId31" Type="http://schemas.openxmlformats.org/officeDocument/2006/relationships/comments" Target="comments.xml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file:///C:\Users\Paulo\Desktop\Relatorio_Paulo_Meneses_20210617_Jps.docx" TargetMode="External"/><Relationship Id="rId27" Type="http://schemas.openxmlformats.org/officeDocument/2006/relationships/hyperlink" Target="file:///C:\Users\Paulo\Desktop\Relatorio_Paulo_Meneses_20210617_Jps.docx" TargetMode="External"/><Relationship Id="rId30" Type="http://schemas.openxmlformats.org/officeDocument/2006/relationships/footer" Target="footer6.xm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hyperlink" Target="file:///C:\Users\Paulo\Desktop\Relatorio_Paulo_Meneses_20210617_Jps.docx" TargetMode="External"/><Relationship Id="rId25" Type="http://schemas.openxmlformats.org/officeDocument/2006/relationships/hyperlink" Target="file:///C:\Users\Paulo\Desktop\Relatorio_Paulo_Meneses_20210617_Jps.docx" TargetMode="External"/><Relationship Id="rId33" Type="http://schemas.microsoft.com/office/2016/09/relationships/commentsIds" Target="commentsIds.xml"/><Relationship Id="rId38" Type="http://schemas.openxmlformats.org/officeDocument/2006/relationships/image" Target="media/image7.png"/><Relationship Id="rId46" Type="http://schemas.openxmlformats.org/officeDocument/2006/relationships/theme" Target="theme/theme1.xml"/><Relationship Id="rId20" Type="http://schemas.openxmlformats.org/officeDocument/2006/relationships/hyperlink" Target="file:///C:\Users\Paulo\Desktop\Relatorio_Paulo_Meneses_20210617_Jps.docx" TargetMode="External"/><Relationship Id="rId4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Fra99</b:Tag>
    <b:SourceType>Book</b:SourceType>
    <b:Guid>{FB1AAC91-2897-449A-B2D3-2BB44205D883}</b:Guid>
    <b:Author>
      <b:Author>
        <b:NameList>
          <b:Person>
            <b:Last>Francis</b:Last>
            <b:First>J.Pierce</b:First>
          </b:Person>
          <b:Person>
            <b:Last>Peter</b:Last>
            <b:First>Nowak</b:First>
          </b:Person>
        </b:NameList>
      </b:Author>
    </b:Author>
    <b:Title>Aspects of Precision Agriculture</b:Title>
    <b:Year>1999</b:Year>
    <b:RefOrder>1</b:RefOrder>
  </b:Source>
  <b:Source>
    <b:Tag>Suj18</b:Tag>
    <b:SourceType>ConferenceProceedings</b:SourceType>
    <b:Guid>{FF52919A-A983-41EB-BE79-BF62A9BC6C98}</b:Guid>
    <b:Title>IOT Based Smart Agriculture System</b:Title>
    <b:Year>2018</b:Year>
    <b:Author>
      <b:Author>
        <b:NameList>
          <b:Person>
            <b:Last>Sujatha</b:Last>
            <b:First>G.</b:First>
            <b:Middle>Sushanth and S.</b:Middle>
          </b:Person>
        </b:NameList>
      </b:Author>
    </b:Author>
    <b:PeriodicalTitle>{2018 International Conference on Wireless Communications, Signal Processing and Networking (WiSPNET)</b:PeriodicalTitle>
    <b:Pages>1-4</b:Pages>
    <b:ConferenceName>2018 International Conference on Wireless Communications, Signal Processing and Networking (WiSPNET)</b:ConferenceName>
    <b:DOI>10.1109/WiSPNET.2018.8538702</b:DOI>
    <b:RefOrder>2</b:RefOrder>
  </b:Source>
  <b:Source>
    <b:Tag>Dav18</b:Tag>
    <b:SourceType>ConferenceProceedings</b:SourceType>
    <b:Guid>{040F0E64-CD63-435F-B765-E2FCA56193C7}</b:Guid>
    <b:Title>IoT agriculture system based on LoRaWAN</b:Title>
    <b:Year>2018</b:Year>
    <b:ConferenceName>2018 14th IEEE International Workshop on Factory Communication Systems (WFCS)</b:ConferenceName>
    <b:Author>
      <b:Author>
        <b:NameList>
          <b:Person>
            <b:Last>Davcev</b:Last>
            <b:First>Danco</b:First>
            <b:Middle>and Mitreski, Kosta and Trajkovic, Stefan and Nikolovski, Viktor and Koteli, Nikola</b:Middle>
          </b:Person>
        </b:NameList>
      </b:Author>
    </b:Author>
    <b:Pages>1-4</b:Pages>
    <b:DOI>10.1109/WFCS.2018.8402368</b:DOI>
    <b:RefOrder>3</b:RefOrder>
  </b:Source>
  <b:Source>
    <b:Tag>Cha08</b:Tag>
    <b:SourceType>ArticleInAPeriodical</b:SourceType>
    <b:Guid>{D7739219-8A56-4351-AD1D-8D5EF61CD9B0}</b:Guid>
    <b:Author>
      <b:Author>
        <b:NameList>
          <b:Person>
            <b:Last>Chang</b:Last>
            <b:First>Fay</b:First>
            <b:Middle>and Dean, Jeffrey and Ghemawat, Sanjay and Hsieh, Wilson C. and Wallach, Deborah A. and Burrows, Mike and Chandra, Tushar and Fikes, Andrew and Gruber, Robert E.</b:Middle>
          </b:Person>
        </b:NameList>
      </b:Author>
    </b:Author>
    <b:Title>Bigtable: A Distributed Storage System for Structured Data</b:Title>
    <b:Year>2008</b:Year>
    <b:City>New York, NY, USA</b:City>
    <b:Month>June</b:Month>
    <b:Pages>26</b:Pages>
    <b:Publisher>Association for Computing Machinery</b:Publisher>
    <b:Volume>26</b:Volume>
    <b:Issue>2</b:Issue>
    <b:DOI>10.1145/1365815.1365816</b:DOI>
    <b:RefOrder>4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A38297D0862C46969BB73DBA68D6FE" ma:contentTypeVersion="7" ma:contentTypeDescription="Create a new document." ma:contentTypeScope="" ma:versionID="cf50b9799c5317a4ad4d98ea550ed99e">
  <xsd:schema xmlns:xsd="http://www.w3.org/2001/XMLSchema" xmlns:xs="http://www.w3.org/2001/XMLSchema" xmlns:p="http://schemas.microsoft.com/office/2006/metadata/properties" xmlns:ns3="46656884-7b64-4759-bf89-fe8733835b33" xmlns:ns4="9468d6ab-a6c8-4e90-b257-b8266d7ed50e" targetNamespace="http://schemas.microsoft.com/office/2006/metadata/properties" ma:root="true" ma:fieldsID="8797713321994f785be4ab6d5a84a91b" ns3:_="" ns4:_="">
    <xsd:import namespace="46656884-7b64-4759-bf89-fe8733835b33"/>
    <xsd:import namespace="9468d6ab-a6c8-4e90-b257-b8266d7ed50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656884-7b64-4759-bf89-fe8733835b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68d6ab-a6c8-4e90-b257-b8266d7ed50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68E4A0-2DB9-48A5-971D-D3FDA57FBD7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C618D2-7481-4317-A6A6-2DA55735FC5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9876E83-D2B8-46A7-B6FC-0D6BC1567A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656884-7b64-4759-bf89-fe8733835b33"/>
    <ds:schemaRef ds:uri="9468d6ab-a6c8-4e90-b257-b8266d7ed5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257EE3E-8729-4916-9840-8D4D0AE8CB1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38</Pages>
  <Words>4933</Words>
  <Characters>26642</Characters>
  <Application>Microsoft Office Word</Application>
  <DocSecurity>0</DocSecurity>
  <Lines>222</Lines>
  <Paragraphs>63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ESEIG</Company>
  <LinksUpToDate>false</LinksUpToDate>
  <CharactersWithSpaces>31512</CharactersWithSpaces>
  <SharedDoc>false</SharedDoc>
  <HLinks>
    <vt:vector size="222" baseType="variant">
      <vt:variant>
        <vt:i4>6750321</vt:i4>
      </vt:variant>
      <vt:variant>
        <vt:i4>252</vt:i4>
      </vt:variant>
      <vt:variant>
        <vt:i4>0</vt:i4>
      </vt:variant>
      <vt:variant>
        <vt:i4>5</vt:i4>
      </vt:variant>
      <vt:variant>
        <vt:lpwstr>https://www.sciencedirect.com/science/article/pii/S0065211308605131</vt:lpwstr>
      </vt:variant>
      <vt:variant>
        <vt:lpwstr/>
      </vt:variant>
      <vt:variant>
        <vt:i4>4587547</vt:i4>
      </vt:variant>
      <vt:variant>
        <vt:i4>222</vt:i4>
      </vt:variant>
      <vt:variant>
        <vt:i4>0</vt:i4>
      </vt:variant>
      <vt:variant>
        <vt:i4>5</vt:i4>
      </vt:variant>
      <vt:variant>
        <vt:lpwstr>https://www.wunderground.com/</vt:lpwstr>
      </vt:variant>
      <vt:variant>
        <vt:lpwstr/>
      </vt:variant>
      <vt:variant>
        <vt:i4>2031666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_Toc74764268</vt:lpwstr>
      </vt:variant>
      <vt:variant>
        <vt:i4>1048626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_Toc74764267</vt:lpwstr>
      </vt:variant>
      <vt:variant>
        <vt:i4>1114162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_Toc74764266</vt:lpwstr>
      </vt:variant>
      <vt:variant>
        <vt:i4>5111895</vt:i4>
      </vt:variant>
      <vt:variant>
        <vt:i4>191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_Toc74764265</vt:lpwstr>
      </vt:variant>
      <vt:variant>
        <vt:i4>5177431</vt:i4>
      </vt:variant>
      <vt:variant>
        <vt:i4>185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_Toc74764264</vt:lpwstr>
      </vt:variant>
      <vt:variant>
        <vt:i4>4718679</vt:i4>
      </vt:variant>
      <vt:variant>
        <vt:i4>179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_Toc74764263</vt:lpwstr>
      </vt:variant>
      <vt:variant>
        <vt:i4>4784215</vt:i4>
      </vt:variant>
      <vt:variant>
        <vt:i4>173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_Toc74764262</vt:lpwstr>
      </vt:variant>
      <vt:variant>
        <vt:i4>4849751</vt:i4>
      </vt:variant>
      <vt:variant>
        <vt:i4>167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_Toc74764261</vt:lpwstr>
      </vt:variant>
      <vt:variant>
        <vt:i4>4915287</vt:i4>
      </vt:variant>
      <vt:variant>
        <vt:i4>161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_Toc74764260</vt:lpwstr>
      </vt:variant>
      <vt:variant>
        <vt:i4>4325460</vt:i4>
      </vt:variant>
      <vt:variant>
        <vt:i4>155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_Toc74764259</vt:lpwstr>
      </vt:variant>
      <vt:variant>
        <vt:i4>4390996</vt:i4>
      </vt:variant>
      <vt:variant>
        <vt:i4>149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_Toc74764258</vt:lpwstr>
      </vt:variant>
      <vt:variant>
        <vt:i4>4980820</vt:i4>
      </vt:variant>
      <vt:variant>
        <vt:i4>143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_Toc74764257</vt:lpwstr>
      </vt:variant>
      <vt:variant>
        <vt:i4>5046356</vt:i4>
      </vt:variant>
      <vt:variant>
        <vt:i4>137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_Toc74764256</vt:lpwstr>
      </vt:variant>
      <vt:variant>
        <vt:i4>5111892</vt:i4>
      </vt:variant>
      <vt:variant>
        <vt:i4>131</vt:i4>
      </vt:variant>
      <vt:variant>
        <vt:i4>0</vt:i4>
      </vt:variant>
      <vt:variant>
        <vt:i4>5</vt:i4>
      </vt:variant>
      <vt:variant>
        <vt:lpwstr>C:\Users\Paulo\Desktop\Relatorio_21.docx</vt:lpwstr>
      </vt:variant>
      <vt:variant>
        <vt:lpwstr>_Toc74764255</vt:lpwstr>
      </vt:variant>
      <vt:variant>
        <vt:i4>1245242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_Toc74788028</vt:lpwstr>
      </vt:variant>
      <vt:variant>
        <vt:i4>1835066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_Toc74788027</vt:lpwstr>
      </vt:variant>
      <vt:variant>
        <vt:i4>1900602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_Toc74788026</vt:lpwstr>
      </vt:variant>
      <vt:variant>
        <vt:i4>1966138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_Toc74788025</vt:lpwstr>
      </vt:variant>
      <vt:variant>
        <vt:i4>2031674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_Toc74788024</vt:lpwstr>
      </vt:variant>
      <vt:variant>
        <vt:i4>1572922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_Toc74788023</vt:lpwstr>
      </vt:variant>
      <vt:variant>
        <vt:i4>1638458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_Toc74788022</vt:lpwstr>
      </vt:variant>
      <vt:variant>
        <vt:i4>1703994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_Toc74788021</vt:lpwstr>
      </vt:variant>
      <vt:variant>
        <vt:i4>1769530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_Toc74788020</vt:lpwstr>
      </vt:variant>
      <vt:variant>
        <vt:i4>1179705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_Toc74788019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_Toc74788018</vt:lpwstr>
      </vt:variant>
      <vt:variant>
        <vt:i4>1835065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_Toc74788017</vt:lpwstr>
      </vt:variant>
      <vt:variant>
        <vt:i4>1900601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_Toc74788016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_Toc74788015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_Toc74788014</vt:lpwstr>
      </vt:variant>
      <vt:variant>
        <vt:i4>1572921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_Toc74788013</vt:lpwstr>
      </vt:variant>
      <vt:variant>
        <vt:i4>1638457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_Toc74788012</vt:lpwstr>
      </vt:variant>
      <vt:variant>
        <vt:i4>1703993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_Toc74788011</vt:lpwstr>
      </vt:variant>
      <vt:variant>
        <vt:i4>1769529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_Toc74788010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_Toc74788009</vt:lpwstr>
      </vt:variant>
      <vt:variant>
        <vt:i4>1245240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_Toc74788008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Anabela Novais Correia</dc:creator>
  <cp:keywords/>
  <dc:description/>
  <cp:lastModifiedBy>Ricardo Ferreira</cp:lastModifiedBy>
  <cp:revision>51</cp:revision>
  <dcterms:created xsi:type="dcterms:W3CDTF">2021-06-16T18:32:00Z</dcterms:created>
  <dcterms:modified xsi:type="dcterms:W3CDTF">2021-06-18T15:00:00Z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0x01010083A38297D0862C46969BB73DBA68D6FE</vt:lpwstr>
  </property>
</Properties>
</file>